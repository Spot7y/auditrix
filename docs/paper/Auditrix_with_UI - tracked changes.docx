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E7177" w14:textId="77777777" w:rsidR="00094483" w:rsidRDefault="00094483">
      <w:pPr>
        <w:spacing w:after="0" w:line="240" w:lineRule="auto"/>
        <w:jc w:val="center"/>
        <w:rPr>
          <w:rFonts w:ascii="Courier New" w:hAnsi="Courier New" w:cs="Courier New"/>
          <w:b/>
          <w:bCs/>
          <w:sz w:val="24"/>
          <w:szCs w:val="24"/>
          <w:lang w:val="en-US"/>
        </w:rPr>
      </w:pPr>
    </w:p>
    <w:p w14:paraId="47C3A78A" w14:textId="77777777" w:rsidR="00094483" w:rsidRDefault="00000000">
      <w:pPr>
        <w:spacing w:after="0" w:line="240" w:lineRule="auto"/>
        <w:jc w:val="center"/>
        <w:rPr>
          <w:rFonts w:ascii="Courier New" w:hAnsi="Courier New" w:cs="Courier New"/>
          <w:b/>
          <w:bCs/>
          <w:sz w:val="24"/>
          <w:szCs w:val="24"/>
          <w:lang w:val="en-US"/>
        </w:rPr>
      </w:pPr>
      <w:r>
        <w:rPr>
          <w:rFonts w:ascii="Courier New" w:hAnsi="Courier New" w:cs="Courier New"/>
          <w:b/>
          <w:bCs/>
          <w:sz w:val="24"/>
          <w:szCs w:val="24"/>
          <w:lang w:val="en-US"/>
        </w:rPr>
        <w:t>Auditrix - A Curriculum Audit System for KSU</w:t>
      </w:r>
    </w:p>
    <w:p w14:paraId="37FF33A6" w14:textId="77777777" w:rsidR="00094483" w:rsidRDefault="00094483">
      <w:pPr>
        <w:spacing w:line="240" w:lineRule="auto"/>
        <w:jc w:val="center"/>
        <w:rPr>
          <w:rFonts w:ascii="Courier New" w:hAnsi="Courier New" w:cs="Courier New"/>
          <w:b/>
          <w:bCs/>
          <w:sz w:val="24"/>
          <w:szCs w:val="24"/>
          <w:lang w:val="en-US"/>
        </w:rPr>
      </w:pPr>
    </w:p>
    <w:p w14:paraId="546D2AF7" w14:textId="77777777" w:rsidR="00094483" w:rsidRDefault="00094483">
      <w:pPr>
        <w:spacing w:line="240" w:lineRule="auto"/>
        <w:jc w:val="center"/>
        <w:rPr>
          <w:rFonts w:ascii="Courier New" w:hAnsi="Courier New" w:cs="Courier New"/>
          <w:b/>
          <w:bCs/>
          <w:sz w:val="24"/>
          <w:szCs w:val="24"/>
          <w:lang w:val="en-US"/>
        </w:rPr>
      </w:pPr>
    </w:p>
    <w:p w14:paraId="7B162064" w14:textId="77777777" w:rsidR="00094483" w:rsidRDefault="00094483">
      <w:pPr>
        <w:spacing w:line="240" w:lineRule="auto"/>
        <w:jc w:val="center"/>
        <w:rPr>
          <w:rFonts w:ascii="Courier New" w:hAnsi="Courier New" w:cs="Courier New"/>
          <w:b/>
          <w:bCs/>
          <w:sz w:val="24"/>
          <w:szCs w:val="24"/>
          <w:lang w:val="en-US"/>
        </w:rPr>
      </w:pPr>
    </w:p>
    <w:p w14:paraId="1AE5944A" w14:textId="77777777" w:rsidR="00094483" w:rsidRDefault="00094483">
      <w:pPr>
        <w:spacing w:line="240" w:lineRule="auto"/>
        <w:jc w:val="center"/>
        <w:rPr>
          <w:rFonts w:ascii="Courier New" w:hAnsi="Courier New" w:cs="Courier New"/>
          <w:b/>
          <w:bCs/>
          <w:sz w:val="24"/>
          <w:szCs w:val="24"/>
          <w:lang w:val="en-US"/>
        </w:rPr>
      </w:pPr>
    </w:p>
    <w:p w14:paraId="7476AD60" w14:textId="77777777" w:rsidR="00094483" w:rsidRDefault="00000000">
      <w:pPr>
        <w:spacing w:line="240" w:lineRule="auto"/>
        <w:jc w:val="center"/>
        <w:rPr>
          <w:rFonts w:ascii="Courier New" w:hAnsi="Courier New" w:cs="Courier New"/>
          <w:sz w:val="24"/>
          <w:szCs w:val="24"/>
        </w:rPr>
      </w:pPr>
      <w:r>
        <w:rPr>
          <w:rFonts w:ascii="Courier New" w:hAnsi="Courier New" w:cs="Courier New"/>
          <w:sz w:val="24"/>
          <w:szCs w:val="24"/>
        </w:rPr>
        <w:t xml:space="preserve">A Capstone Project Presented to the Faculty of the College of Engineering and Information Technology </w:t>
      </w:r>
    </w:p>
    <w:p w14:paraId="07E63B8E" w14:textId="77777777" w:rsidR="00094483" w:rsidRDefault="00000000">
      <w:pPr>
        <w:spacing w:line="240" w:lineRule="auto"/>
        <w:jc w:val="center"/>
        <w:rPr>
          <w:rFonts w:ascii="Courier New" w:hAnsi="Courier New" w:cs="Courier New"/>
          <w:sz w:val="24"/>
          <w:szCs w:val="24"/>
        </w:rPr>
      </w:pPr>
      <w:r>
        <w:rPr>
          <w:rFonts w:ascii="Courier New" w:hAnsi="Courier New" w:cs="Courier New"/>
          <w:sz w:val="24"/>
          <w:szCs w:val="24"/>
        </w:rPr>
        <w:t>in Kalinga State University</w:t>
      </w:r>
    </w:p>
    <w:p w14:paraId="26877DD8" w14:textId="77777777" w:rsidR="00094483" w:rsidRDefault="00094483">
      <w:pPr>
        <w:spacing w:line="240" w:lineRule="auto"/>
        <w:jc w:val="center"/>
        <w:rPr>
          <w:rFonts w:ascii="Courier New" w:hAnsi="Courier New" w:cs="Courier New"/>
          <w:sz w:val="24"/>
          <w:szCs w:val="24"/>
        </w:rPr>
      </w:pPr>
    </w:p>
    <w:p w14:paraId="36F39758" w14:textId="77777777" w:rsidR="00094483" w:rsidRDefault="00094483">
      <w:pPr>
        <w:spacing w:line="240" w:lineRule="auto"/>
        <w:jc w:val="center"/>
        <w:rPr>
          <w:rFonts w:ascii="Courier New" w:hAnsi="Courier New" w:cs="Courier New"/>
          <w:sz w:val="24"/>
          <w:szCs w:val="24"/>
        </w:rPr>
      </w:pPr>
    </w:p>
    <w:p w14:paraId="3A01D692" w14:textId="77777777" w:rsidR="00094483" w:rsidRDefault="00094483">
      <w:pPr>
        <w:spacing w:line="240" w:lineRule="auto"/>
        <w:jc w:val="center"/>
        <w:rPr>
          <w:rFonts w:ascii="Courier New" w:hAnsi="Courier New" w:cs="Courier New"/>
          <w:sz w:val="24"/>
          <w:szCs w:val="24"/>
        </w:rPr>
      </w:pPr>
    </w:p>
    <w:p w14:paraId="73918371" w14:textId="77777777" w:rsidR="00094483" w:rsidRDefault="00094483">
      <w:pPr>
        <w:spacing w:line="240" w:lineRule="auto"/>
        <w:jc w:val="center"/>
        <w:rPr>
          <w:rFonts w:ascii="Courier New" w:hAnsi="Courier New" w:cs="Courier New"/>
          <w:sz w:val="24"/>
          <w:szCs w:val="24"/>
        </w:rPr>
      </w:pPr>
    </w:p>
    <w:p w14:paraId="306C6F2D" w14:textId="77777777" w:rsidR="00094483" w:rsidRDefault="00094483">
      <w:pPr>
        <w:spacing w:line="240" w:lineRule="auto"/>
        <w:jc w:val="center"/>
        <w:rPr>
          <w:rFonts w:ascii="Courier New" w:hAnsi="Courier New" w:cs="Courier New"/>
          <w:sz w:val="24"/>
          <w:szCs w:val="24"/>
        </w:rPr>
      </w:pPr>
    </w:p>
    <w:p w14:paraId="4AF1E531" w14:textId="77777777" w:rsidR="00094483" w:rsidRDefault="00094483">
      <w:pPr>
        <w:spacing w:line="240" w:lineRule="auto"/>
        <w:jc w:val="center"/>
        <w:rPr>
          <w:rFonts w:ascii="Courier New" w:hAnsi="Courier New" w:cs="Courier New"/>
          <w:sz w:val="24"/>
          <w:szCs w:val="24"/>
        </w:rPr>
      </w:pPr>
    </w:p>
    <w:p w14:paraId="3CF26C75" w14:textId="77777777" w:rsidR="00094483" w:rsidRDefault="00000000">
      <w:pPr>
        <w:spacing w:line="240" w:lineRule="auto"/>
        <w:jc w:val="center"/>
        <w:rPr>
          <w:rFonts w:ascii="Courier New" w:hAnsi="Courier New" w:cs="Courier New"/>
          <w:sz w:val="24"/>
          <w:szCs w:val="24"/>
        </w:rPr>
      </w:pPr>
      <w:r>
        <w:rPr>
          <w:rFonts w:ascii="Courier New" w:hAnsi="Courier New" w:cs="Courier New"/>
          <w:sz w:val="24"/>
          <w:szCs w:val="24"/>
        </w:rPr>
        <w:t>In Partial Fulfillment of the Requirements for the Degree Bachelor of Science in Information Technology</w:t>
      </w:r>
    </w:p>
    <w:p w14:paraId="3B378E4F" w14:textId="77777777" w:rsidR="00094483" w:rsidRDefault="00094483">
      <w:pPr>
        <w:spacing w:line="240" w:lineRule="auto"/>
        <w:jc w:val="center"/>
        <w:rPr>
          <w:rFonts w:ascii="Courier New" w:hAnsi="Courier New" w:cs="Courier New"/>
          <w:sz w:val="24"/>
          <w:szCs w:val="24"/>
        </w:rPr>
      </w:pPr>
    </w:p>
    <w:p w14:paraId="5D5B4351" w14:textId="77777777" w:rsidR="00094483" w:rsidRDefault="00094483">
      <w:pPr>
        <w:spacing w:line="240" w:lineRule="auto"/>
        <w:jc w:val="center"/>
        <w:rPr>
          <w:rFonts w:ascii="Courier New" w:hAnsi="Courier New" w:cs="Courier New"/>
          <w:sz w:val="24"/>
          <w:szCs w:val="24"/>
        </w:rPr>
      </w:pPr>
    </w:p>
    <w:p w14:paraId="1132535E" w14:textId="77777777" w:rsidR="00094483" w:rsidRDefault="00094483">
      <w:pPr>
        <w:spacing w:line="240" w:lineRule="auto"/>
        <w:jc w:val="center"/>
        <w:rPr>
          <w:rFonts w:ascii="Courier New" w:hAnsi="Courier New" w:cs="Courier New"/>
          <w:sz w:val="24"/>
          <w:szCs w:val="24"/>
        </w:rPr>
      </w:pPr>
    </w:p>
    <w:p w14:paraId="52B507ED" w14:textId="77777777" w:rsidR="00094483" w:rsidRDefault="00094483">
      <w:pPr>
        <w:spacing w:line="240" w:lineRule="auto"/>
        <w:jc w:val="center"/>
        <w:rPr>
          <w:rFonts w:ascii="Courier New" w:hAnsi="Courier New" w:cs="Courier New"/>
          <w:sz w:val="24"/>
          <w:szCs w:val="24"/>
        </w:rPr>
      </w:pPr>
    </w:p>
    <w:p w14:paraId="05FDF395" w14:textId="77777777" w:rsidR="00094483" w:rsidRDefault="00094483">
      <w:pPr>
        <w:spacing w:line="240" w:lineRule="auto"/>
        <w:jc w:val="center"/>
        <w:rPr>
          <w:rFonts w:ascii="Courier New" w:hAnsi="Courier New" w:cs="Courier New"/>
          <w:sz w:val="24"/>
          <w:szCs w:val="24"/>
        </w:rPr>
      </w:pPr>
    </w:p>
    <w:p w14:paraId="7A763E7E" w14:textId="77777777" w:rsidR="00094483" w:rsidRDefault="00094483">
      <w:pPr>
        <w:spacing w:line="240" w:lineRule="auto"/>
        <w:jc w:val="center"/>
        <w:rPr>
          <w:rFonts w:ascii="Courier New" w:hAnsi="Courier New" w:cs="Courier New"/>
          <w:sz w:val="24"/>
          <w:szCs w:val="24"/>
        </w:rPr>
      </w:pPr>
    </w:p>
    <w:p w14:paraId="25485DCA" w14:textId="77777777" w:rsidR="00094483" w:rsidRDefault="00000000">
      <w:pPr>
        <w:spacing w:after="0" w:line="240" w:lineRule="auto"/>
        <w:jc w:val="center"/>
        <w:rPr>
          <w:rFonts w:ascii="Courier New" w:hAnsi="Courier New" w:cs="Courier New"/>
          <w:sz w:val="24"/>
          <w:szCs w:val="24"/>
          <w:lang w:val="en-US"/>
        </w:rPr>
      </w:pPr>
      <w:r>
        <w:rPr>
          <w:rFonts w:ascii="Courier New" w:hAnsi="Courier New" w:cs="Courier New"/>
          <w:sz w:val="24"/>
          <w:szCs w:val="24"/>
          <w:lang w:val="en-US"/>
        </w:rPr>
        <w:t>Jhonrey Binaraba</w:t>
      </w:r>
    </w:p>
    <w:p w14:paraId="6442C527" w14:textId="77777777" w:rsidR="00094483" w:rsidRDefault="00000000">
      <w:pPr>
        <w:spacing w:after="0" w:line="240" w:lineRule="auto"/>
        <w:jc w:val="center"/>
        <w:rPr>
          <w:rFonts w:ascii="Courier New" w:hAnsi="Courier New" w:cs="Courier New"/>
          <w:sz w:val="24"/>
          <w:szCs w:val="24"/>
          <w:lang w:val="en-US"/>
        </w:rPr>
      </w:pPr>
      <w:r>
        <w:rPr>
          <w:rFonts w:ascii="Courier New" w:hAnsi="Courier New" w:cs="Courier New"/>
          <w:sz w:val="24"/>
          <w:szCs w:val="24"/>
          <w:lang w:val="en-US"/>
        </w:rPr>
        <w:t>Crystel Mae Dela Cueva</w:t>
      </w:r>
    </w:p>
    <w:p w14:paraId="709260E7" w14:textId="77777777" w:rsidR="00094483" w:rsidRDefault="00000000">
      <w:pPr>
        <w:spacing w:after="0" w:line="240" w:lineRule="auto"/>
        <w:jc w:val="center"/>
        <w:rPr>
          <w:rFonts w:ascii="Courier New" w:hAnsi="Courier New" w:cs="Courier New"/>
          <w:sz w:val="24"/>
          <w:szCs w:val="24"/>
          <w:lang w:val="en-US"/>
        </w:rPr>
      </w:pPr>
      <w:r>
        <w:rPr>
          <w:rFonts w:ascii="Courier New" w:hAnsi="Courier New" w:cs="Courier New"/>
          <w:sz w:val="24"/>
          <w:szCs w:val="24"/>
          <w:lang w:val="en-US"/>
        </w:rPr>
        <w:t>Kenneth Christian Tockiapao</w:t>
      </w:r>
    </w:p>
    <w:p w14:paraId="3A9C61CC" w14:textId="77777777" w:rsidR="00094483" w:rsidRDefault="00094483">
      <w:pPr>
        <w:spacing w:after="0" w:line="240" w:lineRule="auto"/>
        <w:jc w:val="center"/>
        <w:rPr>
          <w:rFonts w:ascii="Courier New" w:hAnsi="Courier New" w:cs="Courier New"/>
          <w:sz w:val="24"/>
          <w:szCs w:val="24"/>
        </w:rPr>
      </w:pPr>
    </w:p>
    <w:p w14:paraId="1C60ADE5" w14:textId="77777777" w:rsidR="00094483" w:rsidRDefault="00094483">
      <w:pPr>
        <w:spacing w:after="0" w:line="240" w:lineRule="auto"/>
        <w:jc w:val="center"/>
        <w:rPr>
          <w:rFonts w:ascii="Courier New" w:hAnsi="Courier New" w:cs="Courier New"/>
          <w:sz w:val="24"/>
          <w:szCs w:val="24"/>
        </w:rPr>
      </w:pPr>
    </w:p>
    <w:p w14:paraId="43FBFB6A" w14:textId="77777777" w:rsidR="00094483" w:rsidRDefault="00094483">
      <w:pPr>
        <w:spacing w:after="0" w:line="240" w:lineRule="auto"/>
        <w:jc w:val="center"/>
        <w:rPr>
          <w:rFonts w:ascii="Courier New" w:hAnsi="Courier New" w:cs="Courier New"/>
          <w:sz w:val="24"/>
          <w:szCs w:val="24"/>
        </w:rPr>
      </w:pPr>
    </w:p>
    <w:p w14:paraId="34E8E774" w14:textId="77777777" w:rsidR="00094483" w:rsidRDefault="00094483">
      <w:pPr>
        <w:spacing w:after="0" w:line="240" w:lineRule="auto"/>
        <w:rPr>
          <w:rFonts w:ascii="Courier New" w:hAnsi="Courier New" w:cs="Courier New"/>
          <w:b/>
          <w:sz w:val="24"/>
          <w:szCs w:val="24"/>
        </w:rPr>
      </w:pPr>
    </w:p>
    <w:p w14:paraId="66040DBA" w14:textId="77777777" w:rsidR="00094483" w:rsidRDefault="00000000">
      <w:pPr>
        <w:spacing w:after="0" w:line="240" w:lineRule="auto"/>
        <w:jc w:val="center"/>
        <w:rPr>
          <w:rFonts w:ascii="Courier New" w:hAnsi="Courier New" w:cs="Courier New"/>
          <w:bCs/>
          <w:sz w:val="24"/>
          <w:szCs w:val="24"/>
        </w:rPr>
        <w:sectPr w:rsidR="00094483">
          <w:headerReference w:type="default" r:id="rId9"/>
          <w:footerReference w:type="default" r:id="rId10"/>
          <w:headerReference w:type="first" r:id="rId11"/>
          <w:footerReference w:type="first" r:id="rId12"/>
          <w:pgSz w:w="12240" w:h="15840"/>
          <w:pgMar w:top="1440" w:right="1440" w:bottom="1440" w:left="2160" w:header="709" w:footer="709" w:gutter="0"/>
          <w:pgNumType w:fmt="upperRoman" w:start="1" w:chapStyle="1"/>
          <w:cols w:space="708"/>
          <w:titlePg/>
          <w:docGrid w:linePitch="360"/>
        </w:sectPr>
      </w:pPr>
      <w:commentRangeStart w:id="0"/>
      <w:r>
        <w:rPr>
          <w:rFonts w:ascii="Courier New" w:hAnsi="Courier New" w:cs="Courier New"/>
          <w:bCs/>
          <w:sz w:val="24"/>
          <w:szCs w:val="24"/>
        </w:rPr>
        <w:t>March 2026</w:t>
      </w:r>
      <w:commentRangeEnd w:id="0"/>
      <w:r>
        <w:rPr>
          <w:rStyle w:val="CommentReference"/>
        </w:rPr>
        <w:commentReference w:id="0"/>
      </w:r>
    </w:p>
    <w:p w14:paraId="448F8870" w14:textId="77777777" w:rsidR="00094483" w:rsidRDefault="00000000">
      <w:pPr>
        <w:spacing w:after="0" w:line="480" w:lineRule="auto"/>
        <w:jc w:val="center"/>
        <w:rPr>
          <w:rFonts w:ascii="Courier New" w:hAnsi="Courier New" w:cs="Courier New"/>
          <w:b/>
          <w:bCs/>
          <w:sz w:val="24"/>
          <w:szCs w:val="24"/>
        </w:rPr>
      </w:pPr>
      <w:r>
        <w:rPr>
          <w:rFonts w:ascii="Courier New" w:hAnsi="Courier New" w:cs="Courier New"/>
          <w:b/>
          <w:bCs/>
          <w:sz w:val="24"/>
          <w:szCs w:val="24"/>
        </w:rPr>
        <w:lastRenderedPageBreak/>
        <w:t>Chapter 1</w:t>
      </w:r>
    </w:p>
    <w:p w14:paraId="517211CB" w14:textId="77777777" w:rsidR="00094483" w:rsidRDefault="00000000">
      <w:pPr>
        <w:spacing w:after="0" w:line="480" w:lineRule="auto"/>
        <w:jc w:val="center"/>
        <w:rPr>
          <w:rFonts w:ascii="Courier New" w:hAnsi="Courier New" w:cs="Courier New"/>
          <w:b/>
          <w:bCs/>
          <w:sz w:val="24"/>
          <w:szCs w:val="24"/>
          <w:lang w:val="en-US"/>
        </w:rPr>
      </w:pPr>
      <w:r>
        <w:rPr>
          <w:rFonts w:ascii="Courier New" w:hAnsi="Courier New" w:cs="Courier New"/>
          <w:b/>
          <w:bCs/>
          <w:sz w:val="24"/>
          <w:szCs w:val="24"/>
        </w:rPr>
        <w:t>INTRODUCTION</w:t>
      </w:r>
    </w:p>
    <w:p w14:paraId="2021822C" w14:textId="77777777" w:rsidR="00094483" w:rsidRDefault="00094483">
      <w:pPr>
        <w:spacing w:line="240" w:lineRule="auto"/>
        <w:jc w:val="both"/>
        <w:rPr>
          <w:rFonts w:ascii="Courier New" w:hAnsi="Courier New" w:cs="Courier New"/>
          <w:b/>
          <w:bCs/>
          <w:sz w:val="24"/>
          <w:szCs w:val="24"/>
          <w:lang w:val="en-US"/>
        </w:rPr>
      </w:pPr>
    </w:p>
    <w:p w14:paraId="408B9B44" w14:textId="77777777" w:rsidR="00094483" w:rsidRDefault="00000000" w:rsidP="00576F4A">
      <w:pPr>
        <w:spacing w:line="240" w:lineRule="auto"/>
        <w:jc w:val="both"/>
        <w:rPr>
          <w:rFonts w:ascii="Courier New" w:hAnsi="Courier New" w:cs="Courier New"/>
          <w:b/>
          <w:bCs/>
          <w:sz w:val="24"/>
          <w:szCs w:val="24"/>
          <w:lang w:val="en-US"/>
        </w:rPr>
      </w:pPr>
      <w:r>
        <w:rPr>
          <w:rFonts w:ascii="Courier New" w:hAnsi="Courier New" w:cs="Courier New"/>
          <w:b/>
          <w:bCs/>
          <w:sz w:val="24"/>
          <w:szCs w:val="24"/>
          <w:lang w:val="en-US"/>
        </w:rPr>
        <w:t>Background of the Study</w:t>
      </w:r>
    </w:p>
    <w:p w14:paraId="46D04BE8"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A Curriculum Audit system is defined as a systematic, technology-driven framework designed to audit student academic records against the official curriculum structure, ensuring compliance with prerequisite requirements and program sequencing (Alugar &amp; Itaas, 2021). In higher education, curriculum auditing ensures that students follow the prescribed learning pathway, acquire foundational knowledge before advancing to higher-level courses, and meet graduation requirements.</w:t>
      </w:r>
    </w:p>
    <w:p w14:paraId="3FFCD2B5"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Globally, universities have increasingly adopted automated systems and digital tools to strengthen academic monitoring, reduce human error, and improve efficiency in enrollment validation (Smith, 2020).</w:t>
      </w:r>
    </w:p>
    <w:p w14:paraId="612C31E8" w14:textId="77777777" w:rsidR="00D42FC3" w:rsidRDefault="00940C6B">
      <w:pPr>
        <w:spacing w:line="480" w:lineRule="auto"/>
        <w:jc w:val="both"/>
        <w:rPr>
          <w:rFonts w:ascii="Courier New" w:hAnsi="Courier New" w:cs="Courier New"/>
          <w:sz w:val="24"/>
          <w:szCs w:val="24"/>
          <w:lang w:val="en-US"/>
        </w:rPr>
        <w:sectPr w:rsidR="00D42FC3" w:rsidSect="006C014C">
          <w:headerReference w:type="default" r:id="rId13"/>
          <w:pgSz w:w="12242" w:h="15842"/>
          <w:pgMar w:top="1440" w:right="1440" w:bottom="1440" w:left="2160" w:header="709" w:footer="709" w:gutter="0"/>
          <w:pgNumType w:start="1" w:chapStyle="1"/>
          <w:cols w:space="708"/>
          <w:docGrid w:linePitch="360"/>
        </w:sectPr>
      </w:pPr>
      <w:r>
        <w:rPr>
          <w:rFonts w:ascii="Courier New" w:hAnsi="Courier New" w:cs="Courier New"/>
          <w:sz w:val="24"/>
          <w:szCs w:val="24"/>
          <w:lang w:val="en-US"/>
        </w:rPr>
        <w:tab/>
        <w:t>In the Philippine context, State Universities and Colleges (SUCs) are mandated to uphold quality assurance standards set by the Commission on Higher Education (CHED). These standards emphasize prerequisite compliance and curriculum integrity as part of outcomes-based education reforms introduced alongside the K to 12 transition (Largoza</w:t>
      </w:r>
    </w:p>
    <w:p w14:paraId="77838E69" w14:textId="77777777" w:rsidR="00094483" w:rsidRDefault="00000000">
      <w:pPr>
        <w:spacing w:line="480" w:lineRule="auto"/>
        <w:jc w:val="both"/>
        <w:rPr>
          <w:rFonts w:ascii="Courier New" w:hAnsi="Courier New" w:cs="Courier New"/>
          <w:sz w:val="24"/>
          <w:szCs w:val="24"/>
          <w:lang w:val="en-US"/>
        </w:rPr>
      </w:pPr>
      <w:r>
        <w:rPr>
          <w:rFonts w:ascii="Courier New" w:hAnsi="Courier New" w:cs="Courier New"/>
          <w:sz w:val="24"/>
          <w:szCs w:val="24"/>
          <w:lang w:val="en-US"/>
        </w:rPr>
        <w:lastRenderedPageBreak/>
        <w:t>&amp; Fernandez, 2025). However, despite the presence of Management Information Systems (MIS), many SUCs—including Kalinga State University (KSU)—continue to rely on manual processes for prerequisite validation. This reliance often results in the late detection of violations, sometimes only discovered during graduation evaluation, which can delay student completion and increase financial burdens (Miña et al., 2021).</w:t>
      </w:r>
    </w:p>
    <w:p w14:paraId="0CFB3906" w14:textId="77777777" w:rsidR="00693157"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Manual enrollment validation is particularly problematic in institutions with large student populations, where monitoring prerequisite compliance remains a significant administrative challenge. Currently, program chairpersons must manually review individual academic records to determine eligibility for specific subjects—a process that is notoriously time-consuming and prone to human error, especially within the compressed timeframe of a limited enrollment period. Espinosa, Serrano, &amp; Balmes (2024) highlight that these manual inefficiencies not only burden administrators but also frustrate students, who may unknowingly enroll in courses without satisfying the necessary foundational requirements</w:t>
      </w:r>
    </w:p>
    <w:p w14:paraId="1CC75DCB"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lastRenderedPageBreak/>
        <w:t xml:space="preserve">Furthermore, the specific situation at Kalinga State University (KSU) illustrates how manual subject evaluation often leads to the late detection of prerequisite violations. In many cases, these critical errors are only uncovered during the final graduation audit, resulting in delayed program completion, increased financial costs, and the sudden prevention of students from graduating alongside their peers. </w:t>
      </w:r>
    </w:p>
    <w:p w14:paraId="2765FA95"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It is also observed that prerequisite checking within the university is frequently performed through traditional paper-based methods or legacy reviews, even with the existing Management Information System (MIS) in place. Consequently, many inconsistencies are not flagged immediately during the enrollment phase. These oversights typically surface during the final review of a candidate's academic history, creating a bottleneck that forces students to take additional semesters to satisfy missed requirements.</w:t>
      </w:r>
    </w:p>
    <w:p w14:paraId="0E4AE4B3" w14:textId="2FFA86FC"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 xml:space="preserve">Another issue is that students are not always fully aware of the prerequisite requirements within their curriculum. Although students can view their academic records through the existing Management Information System, they may still enroll in subjects for which they have not satisfied the prerequisite </w:t>
        <w:lastRenderedPageBreak/>
        <w:t>requirements. This situation can lead to delays in academic completion.</w:t>
      </w:r>
    </w:p>
    <w:p w14:paraId="6A344DD7"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Despite the availability of existing information systems, there is still a gap in automated tools that specifically focus on curriculum auditing and prerequisite validation. Many systems store student records, but do not automatically analyze whether a student's completed subjects follow the required curriculum structure. This gap highlights the need for a system that can automatically evaluate student records and identify prerequisite violations early in the academic process.</w:t>
      </w:r>
    </w:p>
    <w:p w14:paraId="739B0E63"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 xml:space="preserve">Automation offers a solution to these challenges. In the context of curriculum auditing, automation refers to the use of digital technologies to execute repetitive tasks, validate prerequisites, and generate compliance reports with minimal human intervention (Laudon &amp; Laudon, 2022). Automated systems reduce manual workload, enhance accuracy, and improve transparency in academic management. They also provide real-time monitoring of student progress, enabling administrators to detect violations during enrollment rather than at graduation. Bagacay, Talatala, &amp; Soberano (2024) demonstrate that automated registration systems streamline processes, </w:t>
        <w:lastRenderedPageBreak/>
        <w:t>reduce errors, and improve institutional efficiency, making them highly relevant to curriculum auditing.</w:t>
      </w:r>
    </w:p>
    <w:p w14:paraId="1E83F1A4"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Beyond efficiency, automation aligns with international standards for software quality. ISO/IEC 25010 provides a framework for evaluating systems in terms of functional suitability, reliability, usability, security, performance efficiency, compatibility, portability, safety, and maintainability (ISO, 2023). By adhering to these standards, universities can ensure that their systems meet institutional needs while also supporting accreditation and quality assurance. For KSU, adopting an automated curriculum audit system not only addresses current inefficiencies but also strengthens institutional readiness for external evaluation.</w:t>
      </w:r>
    </w:p>
    <w:p w14:paraId="46D9D5DA"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To address this issue, the proponents propose the development of a web-based application designed to assist in checking student academic records against the official curriculum. The system was designed to automatically detect prerequisite violations and to provide support to program chairpersons during enrollment by verifying whether students are eligible to enroll in specific subjects.</w:t>
      </w:r>
    </w:p>
    <w:p w14:paraId="2DEDEBA8"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 xml:space="preserve">The primary goal of this study is to develop Auditrix - A Curriculum Audit System for KSU</w:t>
      </w:r>
      <w:del w:id="90001" w:author="Claude" w:date="2026-10-07T00:00:00Z">
        <w:r>
          <w:rPr>
            <w:rFonts w:ascii="Courier New" w:hAnsi="Courier New" w:cs="Courier New"/>
            <w:sz w:val="24"/>
            <w:szCs w:val="24"/>
            <w:lang w:val="en-US"/>
          </w:rPr>
          <w:delText xml:space="preserve">, which was initially piloted at</w:delText>
        </w:r>
      </w:del>
      <w:ins w:id="90002" w:author="Claude" w:date="2026-10-07T00:00:00Z">
        <w:r>
          <w:rPr>
            <w:rFonts w:ascii="Courier New" w:hAnsi="Courier New" w:cs="Courier New"/>
            <w:sz w:val="24"/>
            <w:szCs w:val="24"/>
            <w:lang w:val="en-US"/>
          </w:rPr>
          <w:t xml:space="preserve">. The system was built to serve every college and program of Kalinga State University, and it was developed and tested with the BSCpE, BSIT and BSCE programs of</w:t>
        </w:r>
      </w:ins>
      <w:r>
        <w:rPr>
          <w:rFonts w:ascii="Courier New" w:hAnsi="Courier New" w:cs="Courier New"/>
          <w:sz w:val="24"/>
          <w:szCs w:val="24"/>
          <w:lang w:val="en-US"/>
        </w:rPr>
        <w:t xml:space="preserve"> the College of Engineering and Information Technology (CEIT)</w:t>
      </w:r>
      <w:del w:id="90003" w:author="Claude" w:date="2026-10-07T00:00:00Z">
        <w:r>
          <w:rPr>
            <w:rFonts w:ascii="Courier New" w:hAnsi="Courier New" w:cs="Courier New"/>
            <w:sz w:val="24"/>
            <w:szCs w:val="24"/>
            <w:lang w:val="en-US"/>
          </w:rPr>
          <w:delText xml:space="preserve"> of Kalinga State University. By automating the validation of academic records against the CEIT's specific curriculum maps, the system aims to detect and prevent prerequisite violations at the point of enrollment. This targeted implementation allows</w:delText>
        </w:r>
      </w:del>
      <w:ins w:id="90004" w:author="Claude" w:date="2026-10-07T00:00:00Z">
        <w:r>
          <w:rPr>
            <w:rFonts w:ascii="Courier New" w:hAnsi="Courier New" w:cs="Courier New"/>
            <w:sz w:val="24"/>
            <w:szCs w:val="24"/>
            <w:lang w:val="en-US"/>
          </w:rPr>
          <w:t xml:space="preserve">. By checking each student's recorded grades against the curriculum version the student follows, the system detects prerequisite and co-requisite violations as soon as the grades are entered and shows which subjects each student may take next, so that ineligible subjects can be caught before enrollment rather than at graduation. Testing within the CEIT allowed</w:t>
        </w:r>
      </w:ins>
      <w:r>
        <w:rPr>
          <w:rFonts w:ascii="Courier New" w:hAnsi="Courier New" w:cs="Courier New"/>
          <w:sz w:val="24"/>
          <w:szCs w:val="24"/>
          <w:lang w:val="en-US"/>
        </w:rPr>
        <w:t xml:space="preserve"> the researchers to refine the </w:t>
      </w:r>
      <w:del w:id="90005" w:author="Claude" w:date="2026-10-07T00:00:00Z">
        <w:r>
          <w:rPr>
            <w:rFonts w:ascii="Courier New" w:hAnsi="Courier New" w:cs="Courier New"/>
            <w:sz w:val="24"/>
            <w:szCs w:val="24"/>
            <w:lang w:val="en-US"/>
          </w:rPr>
          <w:delText xml:space="preserve">auditing logic and data synchronization features within a specialized academic environment</w:delText>
        </w:r>
      </w:del>
      <w:ins w:id="90006" w:author="Claude" w:date="2026-10-07T00:00:00Z">
        <w:r>
          <w:rPr>
            <w:rFonts w:ascii="Courier New" w:hAnsi="Courier New" w:cs="Courier New"/>
            <w:sz w:val="24"/>
            <w:szCs w:val="24"/>
            <w:lang w:val="en-US"/>
          </w:rPr>
          <w:t xml:space="preserve">audit rules with the adviser using the college's actual curricula</w:t>
        </w:r>
      </w:ins>
      <w:r>
        <w:rPr>
          <w:rFonts w:ascii="Courier New" w:hAnsi="Courier New" w:cs="Courier New"/>
          <w:sz w:val="24"/>
          <w:szCs w:val="24"/>
          <w:lang w:val="en-US"/>
        </w:rPr>
        <w:t xml:space="preserve">.</w:t>
      </w:r>
    </w:p>
    <w:p w14:paraId="1B764F3F" w14:textId="77777777" w:rsidR="00094483" w:rsidRDefault="00000000">
      <w:pPr>
        <w:spacing w:line="480" w:lineRule="auto"/>
        <w:ind w:firstLine="720"/>
        <w:jc w:val="both"/>
        <w:rPr>
          <w:rFonts w:ascii="Courier New" w:hAnsi="Courier New" w:cs="Courier New"/>
          <w:sz w:val="24"/>
          <w:szCs w:val="24"/>
          <w:lang w:val="en-US"/>
        </w:rPr>
      </w:pPr>
      <w:del w:id="90007" w:author="Claude" w:date="2026-10-07T00:00:00Z">
        <w:r>
          <w:rPr>
            <w:rFonts w:ascii="Courier New" w:hAnsi="Courier New" w:cs="Courier New"/>
            <w:sz w:val="24"/>
            <w:szCs w:val="24"/>
            <w:lang w:val="en-US"/>
          </w:rPr>
          <w:delText xml:space="preserve">Once successfully validated</w:delText>
        </w:r>
      </w:del>
      <w:ins w:id="90008" w:author="Claude" w:date="2026-10-07T00:00:00Z">
        <w:r>
          <w:rPr>
            <w:rFonts w:ascii="Courier New" w:hAnsi="Courier New" w:cs="Courier New"/>
            <w:sz w:val="24"/>
            <w:szCs w:val="24"/>
            <w:lang w:val="en-US"/>
          </w:rPr>
          <w:t xml:space="preserve">Although testing was done</w:t>
        </w:r>
      </w:ins>
      <w:r>
        <w:rPr>
          <w:rFonts w:ascii="Courier New" w:hAnsi="Courier New" w:cs="Courier New"/>
          <w:sz w:val="24"/>
          <w:szCs w:val="24"/>
          <w:lang w:val="en-US"/>
        </w:rPr>
        <w:t xml:space="preserve"> within the CEIT, the system is </w:t>
      </w:r>
      <w:del w:id="90009" w:author="Claude" w:date="2026-10-07T00:00:00Z">
        <w:r>
          <w:rPr>
            <w:rFonts w:ascii="Courier New" w:hAnsi="Courier New" w:cs="Courier New"/>
            <w:sz w:val="24"/>
            <w:szCs w:val="24"/>
            <w:lang w:val="en-US"/>
          </w:rPr>
          <w:delText xml:space="preserve">designed to be scalable for university-wide implementation across all</w:delText>
        </w:r>
      </w:del>
      <w:ins w:id="90010" w:author="Claude" w:date="2026-10-07T00:00:00Z">
        <w:r>
          <w:rPr>
            <w:rFonts w:ascii="Courier New" w:hAnsi="Courier New" w:cs="Courier New"/>
            <w:sz w:val="24"/>
            <w:szCs w:val="24"/>
            <w:lang w:val="en-US"/>
          </w:rPr>
          <w:t xml:space="preserve">not limited to it. Colleges, programs, curriculum versions and staff accounts are records in the system rather than settings fixed in its code, so the other</w:t>
        </w:r>
      </w:ins>
      <w:r>
        <w:rPr>
          <w:rFonts w:ascii="Courier New" w:hAnsi="Courier New" w:cs="Courier New"/>
          <w:sz w:val="24"/>
          <w:szCs w:val="24"/>
          <w:lang w:val="en-US"/>
        </w:rPr>
        <w:t xml:space="preserve"> colleges of Kalinga State University (KSU)</w:t>
      </w:r>
      <w:ins w:id="90011" w:author="Claude" w:date="2026-10-07T00:00:00Z">
        <w:r>
          <w:rPr>
            <w:rFonts w:ascii="Courier New" w:hAnsi="Courier New" w:cs="Courier New"/>
            <w:sz w:val="24"/>
            <w:szCs w:val="24"/>
            <w:lang w:val="en-US"/>
          </w:rPr>
          <w:t xml:space="preserve"> can use it once their deans create their programs and chairperson accounts</w:t>
        </w:r>
      </w:ins>
      <w:r>
        <w:rPr>
          <w:rFonts w:ascii="Courier New" w:hAnsi="Courier New" w:cs="Courier New"/>
          <w:sz w:val="24"/>
          <w:szCs w:val="24"/>
          <w:lang w:val="en-US"/>
        </w:rPr>
        <w:t xml:space="preserve">. This project contributes to the modernization of academic management by providing an automated solution that reduces subject evaluation errors and enhances the efficiency of enrollment monitoring processes for the entire institution.</w:t>
      </w:r>
    </w:p>
    <w:p w14:paraId="24CAD4BE"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This study, therefore, proposes the Auditrix - A Curriculum Audit System for KSU as a robust tool for enhancing curriculum integrity at Kalinga State University.</w:t>
      </w:r>
    </w:p>
    <w:p w14:paraId="145040FD" w14:textId="77777777" w:rsidR="00034DEB" w:rsidRDefault="00034DEB">
      <w:pPr>
        <w:spacing w:line="480" w:lineRule="auto"/>
        <w:ind w:firstLine="720"/>
        <w:jc w:val="both"/>
        <w:rPr>
          <w:rFonts w:ascii="Courier New" w:hAnsi="Courier New" w:cs="Courier New"/>
          <w:sz w:val="24"/>
          <w:szCs w:val="24"/>
          <w:lang w:val="en-US"/>
        </w:rPr>
      </w:pPr>
    </w:p>
    <w:p w14:paraId="65D9D3B8" w14:textId="77777777" w:rsidR="00034DEB" w:rsidRDefault="00034DEB">
      <w:pPr>
        <w:spacing w:line="480" w:lineRule="auto"/>
        <w:ind w:firstLine="720"/>
        <w:jc w:val="both"/>
        <w:rPr>
          <w:rFonts w:ascii="Courier New" w:hAnsi="Courier New" w:cs="Courier New"/>
          <w:sz w:val="24"/>
          <w:szCs w:val="24"/>
          <w:lang w:val="en-US"/>
        </w:rPr>
      </w:pPr>
    </w:p>
    <w:p w14:paraId="709C2151" w14:textId="77777777" w:rsidR="00DC1152" w:rsidRDefault="00DC1152">
      <w:pPr>
        <w:spacing w:line="480" w:lineRule="auto"/>
        <w:ind w:firstLine="720"/>
        <w:jc w:val="both"/>
        <w:rPr>
          <w:rFonts w:ascii="Courier New" w:hAnsi="Courier New" w:cs="Courier New"/>
          <w:sz w:val="24"/>
          <w:szCs w:val="24"/>
          <w:lang w:val="en-US"/>
        </w:rPr>
      </w:pPr>
    </w:p>
    <w:p w14:paraId="30B71AB6" w14:textId="77777777" w:rsidR="00094483" w:rsidRDefault="00000000">
      <w:pPr>
        <w:spacing w:line="480" w:lineRule="auto"/>
        <w:jc w:val="both"/>
        <w:rPr>
          <w:rFonts w:ascii="Courier New" w:hAnsi="Courier New" w:cs="Courier New"/>
          <w:b/>
          <w:bCs/>
          <w:sz w:val="24"/>
          <w:szCs w:val="24"/>
          <w:lang w:val="en-US"/>
        </w:rPr>
      </w:pPr>
      <w:r>
        <w:rPr>
          <w:rFonts w:ascii="Courier New" w:hAnsi="Courier New" w:cs="Courier New"/>
          <w:b/>
          <w:bCs/>
          <w:sz w:val="24"/>
          <w:szCs w:val="24"/>
          <w:lang w:val="en-US"/>
        </w:rPr>
        <w:lastRenderedPageBreak/>
        <w:t>State of the Art</w:t>
      </w:r>
    </w:p>
    <w:p w14:paraId="7B887C60" w14:textId="77777777" w:rsidR="00D73966" w:rsidRPr="003551F3" w:rsidRDefault="00000000" w:rsidP="00D73966">
      <w:pPr>
        <w:spacing w:line="480" w:lineRule="auto"/>
        <w:jc w:val="both"/>
        <w:rPr>
          <w:rFonts w:ascii="Courier New" w:hAnsi="Courier New" w:cs="Courier New"/>
          <w:sz w:val="24"/>
          <w:szCs w:val="24"/>
        </w:rPr>
      </w:pPr>
      <w:del w:id="90012" w:author="Claude" w:date="2026-10-07T00:00:00Z">
        <w:r>
          <w:rPr>
            <w:rFonts w:ascii="Courier New" w:hAnsi="Courier New" w:cs="Courier New"/>
            <w:b/>
            <w:bCs/>
            <w:sz w:val="24"/>
            <w:szCs w:val="24"/>
            <w:lang w:val="en-US"/>
          </w:rPr>
          <w:tab/>
        </w:r>
      </w:del>
      <w:del w:id="90013" w:author="Claude" w:date="2026-10-07T00:00:00Z">
        <w:r>
          <w:rPr>
            <w:rFonts w:ascii="Courier New" w:hAnsi="Courier New" w:cs="Courier New"/>
            <w:sz w:val="24"/>
            <w:szCs w:val="24"/>
          </w:rPr>
          <w:delText xml:space="preserve">Auditrix introduced specialized functionalities designed to modernize academic auditing at Kalinga State University. The system’s standout feature was its Automated Audit Engine, which utilized custom logic to cross-reference student records against complex curriculum maps, instantly flagging prerequisite violations that are often missed in manual reviews.</w:delText>
        </w:r>
      </w:del>
      <w:ins w:id="90014" w:author="Claude" w:date="2026-10-07T00:00:00Z">
        <w:r>
          <w:rPr>
            <w:rFonts w:ascii="Courier New" w:hAnsi="Courier New" w:cs="Courier New"/>
            <w:sz w:val="24"/>
            <w:szCs w:val="24"/>
            <w:lang w:val="en-US"/>
          </w:rPr>
          <w:t xml:space="preserve">Auditrix introduced specialized functionalities designed to modernize academic auditing at Kalinga State University. The system's standout feature is its Audit Engine, which checks every subject a student has taken against its prerequisites, co-requisites and year-standing requirements by comparing the term in which the subject was taken with the term in which each requirement was passed. Because the result is worked out from the terms every time a student's audit is shown, it does not depend on the order in which grades were encoded, and prerequisite violations that are often missed in manual reviews are flagged together with the reason, such as a prerequisite taken in the same term.</w:t>
        </w:r>
      </w:ins>
    </w:p>
    <w:p w14:paraId="3E185AEC" w14:textId="77777777" w:rsidR="00D73966" w:rsidRPr="00D73966" w:rsidRDefault="00065C3A" w:rsidP="00D73966">
      <w:pPr>
        <w:spacing w:line="480" w:lineRule="auto"/>
        <w:jc w:val="both"/>
        <w:rPr>
          <w:rFonts w:ascii="Courier New" w:hAnsi="Courier New" w:cs="Courier New"/>
          <w:sz w:val="24"/>
          <w:szCs w:val="24"/>
        </w:rPr>
      </w:pPr>
      <w:del w:id="90015" w:author="Claude" w:date="2026-10-07T00:00:00Z">
        <w:r>
          <w:rPr>
            <w:rFonts w:ascii="Courier New" w:hAnsi="Courier New" w:cs="Courier New"/>
            <w:sz w:val="24"/>
            <w:szCs w:val="24"/>
          </w:rPr>
          <w:tab/>
          <w:delText xml:space="preserve">Furthermore, the system was equipped with a robust MIS Data Synchronization module and a Manual Data Import Utility. This dual-layer functionality was intended to ensure constant data availability even during central system downtime. By combining these automated verification tools with a real-time analytics dashboard, Auditrix was designed to provide a comprehensive, "fail-safe" solution for curriculum integrity.</w:delText>
        </w:r>
      </w:del>
      <w:ins w:id="90016" w:author="Claude" w:date="2026-10-07T00:00:00Z">
        <w:r>
          <w:rPr>
            <w:rFonts w:ascii="Courier New" w:hAnsi="Courier New" w:cs="Courier New"/>
            <w:sz w:val="24"/>
            <w:szCs w:val="24"/>
          </w:rPr>
          <w:t xml:space="preserve">Since the system has no direct access to the university MIS, Auditrix imports student lists in the layout of the KSU-MIS "Export to Excel" file, and imports curricula from CSV or .xls files with a preview of every change before it is saved. It also determines each student's year level from the units the student has passed, following the KSU Operations Manual, classifies students as regular or irregular against the prescribed load of the current semester, and summarizes these on a dashboard for program chairpersons and deans.</w:t>
        </w:r>
      </w:ins>
    </w:p>
    <w:p w14:paraId="4764E6E0" w14:textId="77777777" w:rsidR="00094483" w:rsidRDefault="00094483">
      <w:pPr>
        <w:spacing w:line="480" w:lineRule="auto"/>
        <w:jc w:val="both"/>
        <w:rPr>
          <w:rFonts w:ascii="Courier New" w:hAnsi="Courier New" w:cs="Courier New"/>
          <w:color w:val="EE0000"/>
          <w:sz w:val="24"/>
          <w:szCs w:val="24"/>
        </w:rPr>
      </w:pPr>
    </w:p>
    <w:p w14:paraId="04FA02BC" w14:textId="77777777" w:rsidR="000F4102" w:rsidRDefault="000F4102">
      <w:pPr>
        <w:spacing w:line="480" w:lineRule="auto"/>
        <w:jc w:val="both"/>
        <w:rPr>
          <w:rFonts w:ascii="Courier New" w:hAnsi="Courier New" w:cs="Courier New"/>
          <w:color w:val="EE0000"/>
          <w:sz w:val="24"/>
          <w:szCs w:val="24"/>
        </w:rPr>
      </w:pPr>
    </w:p>
    <w:p w14:paraId="0647943B" w14:textId="77777777" w:rsidR="000F4102" w:rsidRDefault="000F4102">
      <w:pPr>
        <w:spacing w:line="480" w:lineRule="auto"/>
        <w:jc w:val="both"/>
        <w:rPr>
          <w:rFonts w:ascii="Courier New" w:hAnsi="Courier New" w:cs="Courier New"/>
          <w:color w:val="EE0000"/>
          <w:sz w:val="24"/>
          <w:szCs w:val="24"/>
        </w:rPr>
      </w:pPr>
    </w:p>
    <w:p w14:paraId="030E5C2D" w14:textId="77777777" w:rsidR="000F4102" w:rsidRDefault="000F4102">
      <w:pPr>
        <w:spacing w:line="480" w:lineRule="auto"/>
        <w:jc w:val="both"/>
        <w:rPr>
          <w:rFonts w:ascii="Courier New" w:hAnsi="Courier New" w:cs="Courier New"/>
          <w:color w:val="EE0000"/>
          <w:sz w:val="24"/>
          <w:szCs w:val="24"/>
        </w:rPr>
      </w:pPr>
    </w:p>
    <w:p w14:paraId="58F2DB6D" w14:textId="77777777" w:rsidR="00E7325B" w:rsidRDefault="00E7325B">
      <w:pPr>
        <w:spacing w:line="480" w:lineRule="auto"/>
        <w:jc w:val="both"/>
        <w:rPr>
          <w:rFonts w:ascii="Courier New" w:hAnsi="Courier New" w:cs="Courier New"/>
          <w:color w:val="EE0000"/>
          <w:sz w:val="24"/>
          <w:szCs w:val="24"/>
        </w:rPr>
      </w:pPr>
    </w:p>
    <w:p w14:paraId="77D8BD76" w14:textId="77777777" w:rsidR="003551F3" w:rsidRPr="00D73966" w:rsidRDefault="003551F3">
      <w:pPr>
        <w:spacing w:line="480" w:lineRule="auto"/>
        <w:jc w:val="both"/>
        <w:rPr>
          <w:rFonts w:ascii="Courier New" w:hAnsi="Courier New" w:cs="Courier New"/>
          <w:color w:val="EE0000"/>
          <w:sz w:val="24"/>
          <w:szCs w:val="24"/>
        </w:rPr>
      </w:pPr>
      <w:r>
        <w:rPr>
          <w:rFonts w:ascii="Courier New" w:hAnsi="Courier New" w:cs="Courier New"/>
          <w:b/>
          <w:bCs/>
          <w:sz w:val="24"/>
          <w:szCs w:val="24"/>
          <w:lang w:val="en-US"/>
        </w:rPr>
        <w:lastRenderedPageBreak/>
        <w:t>Company Profile</w:t>
      </w:r>
    </w:p>
    <w:p w14:paraId="50E9590B" w14:textId="77777777" w:rsidR="003551F3" w:rsidRDefault="005B76A7">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76672" behindDoc="0" locked="0" layoutInCell="1" allowOverlap="1" wp14:anchorId="2DD8834F" wp14:editId="7F8BD47A">
                <wp:simplePos x="0" y="0"/>
                <wp:positionH relativeFrom="column">
                  <wp:posOffset>2743200</wp:posOffset>
                </wp:positionH>
                <wp:positionV relativeFrom="paragraph">
                  <wp:posOffset>389255</wp:posOffset>
                </wp:positionV>
                <wp:extent cx="0" cy="213360"/>
                <wp:effectExtent l="0" t="0" r="38100" b="34290"/>
                <wp:wrapNone/>
                <wp:docPr id="1476821898" name="Straight Connector 41"/>
                <wp:cNvGraphicFramePr/>
                <a:graphic xmlns:a="http://schemas.openxmlformats.org/drawingml/2006/main">
                  <a:graphicData uri="http://schemas.microsoft.com/office/word/2010/wordprocessingShape">
                    <wps:wsp>
                      <wps:cNvCnPr/>
                      <wps:spPr>
                        <a:xfrm>
                          <a:off x="0" y="0"/>
                          <a:ext cx="0" cy="213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EBD967F" id="Straight Connector 41" o:spid="_x0000_s1026" style="position:absolute;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in,30.65pt" to="3in,4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4cGmmgEAAJMDAAAOAAAAZHJzL2Uyb0RvYy54bWysU01P4zAQva/Ef7B8p0mKhFDUlAMILohF 7O4PMM64sWR7LNs06b/fsdumqwUJgbg4/pj3Zt6byep6soZtIUSNruPNouYMnMReu03H//y+O7/i LCbhemHQQcd3EPn1+uzHavQtLHFA00NgROJiO/qODyn5tqqiHMCKuEAPjh4VBisSHcOm6oMYid2a alnXl9WIofcBJcRIt7f7R74u/EqBTD+VipCY6TjVlsoayvqS12q9Eu0mCD9oeShDfKEKK7SjpDPV rUiCvQb9hspqGTCiSguJtkKltISigdQ09X9qfg3CQ9FC5kQ/2xS/j1Y+bm/cUyAbRh/b6J9CVjGp YPOX6mNTMWs3mwVTYnJ/Kel22VxcXBYfqxPOh5juAS3Lm44b7bIM0YrtQ0yUi0KPIXQ4ZS67tDOQ g417BsV0T7magi5DATcmsK2gdgopwaUmt5D4SnSGKW3MDKw/Bh7iMxTKwHwGPCNKZnRpBlvtMLyX PU3HktU+/ujAXne24AX7XelJsYY6XxQepjSP1r/nAj/9S+u/AAAA//8DAFBLAwQUAAYACAAAACEA ZGWb+eAAAAAJAQAADwAAAGRycy9kb3ducmV2LnhtbEyPQUvDQBCF74L/YRnBm900LcXGTEopiLUg xSrU4zY7JtHsbNjdNum/d4sHPb55jzffyxeDacWJnG8sI4xHCQji0uqGK4T3t8e7exA+KNaqtUwI Z/KwKK6vcpVp2/MrnXahErGEfaYQ6hC6TEpf1mSUH9mOOHqf1hkVonSV1E71sdy0Mk2SmTSq4fih Vh2taiq/d0eD8OLW69Vyc/7i7Yfp9+lmv30enhBvb4blA4hAQ/gLwwU/okMRmQ72yNqLFmE6SeOW gDAbT0DEwO/hgDCfzkEWufy/oPgBAAD//wMAUEsBAi0AFAAGAAgAAAAhALaDOJL+AAAA4QEAABMA AAAAAAAAAAAAAAAAAAAAAFtDb250ZW50X1R5cGVzXS54bWxQSwECLQAUAAYACAAAACEAOP0h/9YA AACUAQAACwAAAAAAAAAAAAAAAAAvAQAAX3JlbHMvLnJlbHNQSwECLQAUAAYACAAAACEA7eHBppoB AACTAwAADgAAAAAAAAAAAAAAAAAuAgAAZHJzL2Uyb0RvYy54bWxQSwECLQAUAAYACAAAACEAZGWb +eAAAAAJAQAADwAAAAAAAAAAAAAAAAD0AwAAZHJzL2Rvd25yZXYueG1sUEsFBgAAAAAEAAQA8wAA AAEFAAAAAA== " strokecolor="#4472c4 [3204]" strokeweight=".5pt">
                <v:stroke joinstyle="miter"/>
              </v:line>
            </w:pict>
          </mc:Fallback>
        </mc:AlternateContent>
        <mc:AlternateContent>
          <mc:Choice Requires="wps">
            <w:drawing>
              <wp:anchor distT="0" distB="0" distL="114300" distR="114300" simplePos="0" relativeHeight="251659264" behindDoc="0" locked="0" layoutInCell="1" allowOverlap="1" wp14:anchorId="0C488455" wp14:editId="48B75893">
                <wp:simplePos x="0" y="0"/>
                <wp:positionH relativeFrom="margin">
                  <wp:align>center</wp:align>
                </wp:positionH>
                <wp:positionV relativeFrom="paragraph">
                  <wp:posOffset>99695</wp:posOffset>
                </wp:positionV>
                <wp:extent cx="1584960" cy="274320"/>
                <wp:effectExtent l="0" t="0" r="15240" b="11430"/>
                <wp:wrapNone/>
                <wp:docPr id="577144645" name="Text Box 40"/>
                <wp:cNvGraphicFramePr/>
                <a:graphic xmlns:a="http://schemas.openxmlformats.org/drawingml/2006/main">
                  <a:graphicData uri="http://schemas.microsoft.com/office/word/2010/wordprocessingShape">
                    <wps:wsp>
                      <wps:cNvSpPr txBox="1"/>
                      <wps:spPr>
                        <a:xfrm>
                          <a:off x="0" y="0"/>
                          <a:ext cx="1584960" cy="274320"/>
                        </a:xfrm>
                        <a:prstGeom prst="rect">
                          <a:avLst/>
                        </a:prstGeom>
                        <a:solidFill>
                          <a:schemeClr val="lt1"/>
                        </a:solidFill>
                        <a:ln w="6350">
                          <a:solidFill>
                            <a:prstClr val="black"/>
                          </a:solidFill>
                        </a:ln>
                      </wps:spPr>
                      <wps:txbx>
                        <w:txbxContent>
                          <w:p w14:paraId="19284BB1" w14:textId="77777777" w:rsidR="00461D24" w:rsidRDefault="00461D24" w:rsidP="00461D24">
                            <w:pPr>
                              <w:jc w:val="center"/>
                            </w:pPr>
                            <w:r>
                              <w:t>SUC President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C488455" id="_x0000_t202" coordsize="21600,21600" o:spt="202" path="m,l,21600r21600,l21600,xe">
                <v:stroke joinstyle="miter"/>
                <v:path gradientshapeok="t" o:connecttype="rect"/>
              </v:shapetype>
              <v:shape id="Text Box 40" o:spid="_x0000_s1026" type="#_x0000_t202" style="position:absolute;left:0;text-align:left;margin-left:0;margin-top:7.85pt;width:124.8pt;height:21.6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" fillcolor="white [3201]" strokeweight=".5pt">
                <v:textbox>
                  <w:txbxContent>
                    <w:p w14:paraId="19284BB1" w14:textId="77777777" w:rsidR="00461D24" w:rsidRDefault="00461D24" w:rsidP="00461D24">
                      <w:pPr>
                        <w:jc w:val="center"/>
                      </w:pPr>
                      <w:r>
                        <w:t>SUC President</w:t>
                      </w:r>
                    </w:p>
                  </w:txbxContent>
                </v:textbox>
                <w10:wrap anchorx="margin"/>
              </v:shape>
            </w:pict>
          </mc:Fallback>
        </mc:AlternateContent>
      </w:r>
    </w:p>
    <w:p w14:paraId="2309DA88" w14:textId="77777777" w:rsidR="00094483" w:rsidRDefault="00461D24">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61312" behindDoc="0" locked="0" layoutInCell="1" allowOverlap="1" wp14:anchorId="51523AAC" wp14:editId="3C03503E">
                <wp:simplePos x="0" y="0"/>
                <wp:positionH relativeFrom="margin">
                  <wp:align>center</wp:align>
                </wp:positionH>
                <wp:positionV relativeFrom="paragraph">
                  <wp:posOffset>164465</wp:posOffset>
                </wp:positionV>
                <wp:extent cx="1584960" cy="502920"/>
                <wp:effectExtent l="0" t="0" r="15240" b="11430"/>
                <wp:wrapNone/>
                <wp:docPr id="2022939289" name="Text Box 40"/>
                <wp:cNvGraphicFramePr/>
                <a:graphic xmlns:a="http://schemas.openxmlformats.org/drawingml/2006/main">
                  <a:graphicData uri="http://schemas.microsoft.com/office/word/2010/wordprocessingShape">
                    <wps:wsp>
                      <wps:cNvSpPr txBox="1"/>
                      <wps:spPr>
                        <a:xfrm>
                          <a:off x="0" y="0"/>
                          <a:ext cx="1584960" cy="502920"/>
                        </a:xfrm>
                        <a:prstGeom prst="rect">
                          <a:avLst/>
                        </a:prstGeom>
                        <a:solidFill>
                          <a:schemeClr val="lt1"/>
                        </a:solidFill>
                        <a:ln w="6350">
                          <a:solidFill>
                            <a:prstClr val="black"/>
                          </a:solidFill>
                        </a:ln>
                      </wps:spPr>
                      <wps:txbx>
                        <w:txbxContent>
                          <w:p w14:paraId="3F4CC2B1" w14:textId="77777777" w:rsidR="00461D24" w:rsidRDefault="00461D24" w:rsidP="00461D24">
                            <w:pPr>
                              <w:jc w:val="center"/>
                            </w:pPr>
                            <w:r>
                              <w:t>VP for Academic and Student Development</w:t>
                            </w:r>
                          </w:p>
                          <w:p w14:paraId="7ED5C9CD" w14:textId="77777777" w:rsidR="00461D24" w:rsidRDefault="00461D24" w:rsidP="00461D2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523AAC" id="_x0000_s1027" type="#_x0000_t202" style="position:absolute;left:0;text-align:left;margin-left:0;margin-top:12.95pt;width:124.8pt;height:39.6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" fillcolor="white [3201]" strokeweight=".5pt">
                <v:textbox>
                  <w:txbxContent>
                    <w:p w14:paraId="3F4CC2B1" w14:textId="77777777" w:rsidR="00461D24" w:rsidRDefault="00461D24" w:rsidP="00461D24">
                      <w:pPr>
                        <w:jc w:val="center"/>
                      </w:pPr>
                      <w:r>
                        <w:t>VP for Academic and Student Development</w:t>
                      </w:r>
                    </w:p>
                    <w:p w14:paraId="7ED5C9CD" w14:textId="77777777" w:rsidR="00461D24" w:rsidRDefault="00461D24" w:rsidP="00461D24">
                      <w:pPr>
                        <w:jc w:val="center"/>
                      </w:pPr>
                    </w:p>
                  </w:txbxContent>
                </v:textbox>
                <w10:wrap anchorx="margin"/>
              </v:shape>
            </w:pict>
          </mc:Fallback>
        </mc:AlternateContent>
      </w:r>
    </w:p>
    <w:p w14:paraId="4C115D96" w14:textId="77777777" w:rsidR="000F4102" w:rsidRDefault="005B76A7">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78720" behindDoc="0" locked="0" layoutInCell="1" allowOverlap="1" wp14:anchorId="0184120A" wp14:editId="09D29C94">
                <wp:simplePos x="0" y="0"/>
                <wp:positionH relativeFrom="margin">
                  <wp:align>center</wp:align>
                </wp:positionH>
                <wp:positionV relativeFrom="paragraph">
                  <wp:posOffset>223520</wp:posOffset>
                </wp:positionV>
                <wp:extent cx="0" cy="213360"/>
                <wp:effectExtent l="0" t="0" r="38100" b="34290"/>
                <wp:wrapNone/>
                <wp:docPr id="1362813926" name="Straight Connector 41"/>
                <wp:cNvGraphicFramePr/>
                <a:graphic xmlns:a="http://schemas.openxmlformats.org/drawingml/2006/main">
                  <a:graphicData uri="http://schemas.microsoft.com/office/word/2010/wordprocessingShape">
                    <wps:wsp>
                      <wps:cNvCnPr/>
                      <wps:spPr>
                        <a:xfrm>
                          <a:off x="0" y="0"/>
                          <a:ext cx="0" cy="213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968EE5B" id="Straight Connector 41" o:spid="_x0000_s1026" style="position:absolute;z-index:2516787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17.6pt" to="0,34.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4cGmmgEAAJMDAAAOAAAAZHJzL2Uyb0RvYy54bWysU01P4zAQva/Ef7B8p0mKhFDUlAMILohF 7O4PMM64sWR7LNs06b/fsdumqwUJgbg4/pj3Zt6byep6soZtIUSNruPNouYMnMReu03H//y+O7/i LCbhemHQQcd3EPn1+uzHavQtLHFA00NgROJiO/qODyn5tqqiHMCKuEAPjh4VBisSHcOm6oMYid2a alnXl9WIofcBJcRIt7f7R74u/EqBTD+VipCY6TjVlsoayvqS12q9Eu0mCD9oeShDfKEKK7SjpDPV rUiCvQb9hspqGTCiSguJtkKltISigdQ09X9qfg3CQ9FC5kQ/2xS/j1Y+bm/cUyAbRh/b6J9CVjGp YPOX6mNTMWs3mwVTYnJ/Kel22VxcXBYfqxPOh5juAS3Lm44b7bIM0YrtQ0yUi0KPIXQ4ZS67tDOQ g417BsV0T7magi5DATcmsK2gdgopwaUmt5D4SnSGKW3MDKw/Bh7iMxTKwHwGPCNKZnRpBlvtMLyX PU3HktU+/ujAXne24AX7XelJsYY6XxQepjSP1r/nAj/9S+u/AAAA//8DAFBLAwQUAAYACAAAACEA B9m+ydsAAAADAQAADwAAAGRycy9kb3ducmV2LnhtbEyPQUvDQBSE74L/YXmCN7sxYgkxL6UUxFqQ YhXqcZs8k2j2bdjdNum/93nS4zDDzDfFYrK9OpEPnWOE21kCirhydccNwvvb400GKkTDtekdE8KZ AizKy4vC5LUb+ZVOu9goKeGQG4Q2xiHXOlQtWRNmbiAW79N5a6JI3+jam1HKba/TJJlrazqWhdYM tGqp+t4dLcKLX69Xy835i7cfdtynm/32eXpCvL6alg+gIk3xLwy/+IIOpTAd3JHroHoEORIR7u5T UOKKOiDMswx0Wej/7OUPAAAA//8DAFBLAQItABQABgAIAAAAIQC2gziS/gAAAOEBAAATAAAAAAAA AAAAAAAAAAAAAABbQ29udGVudF9UeXBlc10ueG1sUEsBAi0AFAAGAAgAAAAhADj9If/WAAAAlAEA AAsAAAAAAAAAAAAAAAAALwEAAF9yZWxzLy5yZWxzUEsBAi0AFAAGAAgAAAAhAO3hwaaaAQAAkwMA AA4AAAAAAAAAAAAAAAAALgIAAGRycy9lMm9Eb2MueG1sUEsBAi0AFAAGAAgAAAAhAAfZvsnbAAAA AwEAAA8AAAAAAAAAAAAAAAAA9AMAAGRycy9kb3ducmV2LnhtbFBLBQYAAAAABAAEAPMAAAD8BAAA AAA= " strokecolor="#4472c4 [3204]" strokeweight=".5pt">
                <v:stroke joinstyle="miter"/>
                <w10:wrap anchorx="margin"/>
              </v:line>
            </w:pict>
          </mc:Fallback>
        </mc:AlternateContent>
      </w:r>
    </w:p>
    <w:p w14:paraId="51401696" w14:textId="77777777" w:rsidR="000F4102" w:rsidRDefault="005B76A7">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85888" behindDoc="0" locked="0" layoutInCell="1" allowOverlap="1" wp14:anchorId="51C679E7" wp14:editId="2595D098">
                <wp:simplePos x="0" y="0"/>
                <wp:positionH relativeFrom="column">
                  <wp:posOffset>942976</wp:posOffset>
                </wp:positionH>
                <wp:positionV relativeFrom="paragraph">
                  <wp:posOffset>162243</wp:posOffset>
                </wp:positionV>
                <wp:extent cx="0" cy="638175"/>
                <wp:effectExtent l="0" t="0" r="38100" b="28575"/>
                <wp:wrapNone/>
                <wp:docPr id="2014381427" name="Straight Connector 42"/>
                <wp:cNvGraphicFramePr/>
                <a:graphic xmlns:a="http://schemas.openxmlformats.org/drawingml/2006/main">
                  <a:graphicData uri="http://schemas.microsoft.com/office/word/2010/wordprocessingShape">
                    <wps:wsp>
                      <wps:cNvCnPr/>
                      <wps:spPr>
                        <a:xfrm>
                          <a:off x="0" y="0"/>
                          <a:ext cx="0" cy="638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6399B6" id="Straight Connector 42"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25pt,12.8pt" to="74.25pt,63.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gbTpmQEAAJMDAAAOAAAAZHJzL2Uyb0RvYy54bWysU01v2zAMvRfYfxB0X2x36AeMODm02C7F VqztD1BlKhYgiQKlxc6/nyQnzrANGFb0QksUH8n3SK+3kzVsDxQ0uo43q5ozcBJ77XYdf3n+/PGW sxCF64VBBx0/QODbzYeL9ehbuMQBTQ/EUhIX2tF3fIjRt1UV5ABWhBV6cOlRIVkR05V2VU9iTNmt qS7r+roakXpPKCGE5L2fH/mm5FcKZPymVIDITMdTb7FYKvY122qzFu2OhB+0PLYh3tCFFdqlokuq exEF+0H6j1RWS8KAKq4k2gqV0hIKh8SmqX9j8zQID4VLEif4Rabwfmnl1/2de6Qkw+hDG/wjZRaT Ipu/qT82FbEOi1gwRSZnp0ze60+3zc1V1rE64zyF+AXQsnzouNEu0xCt2D+EOIeeQhLuXLmc4sFA DjbuOyim+1SrKeiyFHBniO1FGqeQElxsjqVLdIYpbcwCrP8NPMZnKJSF+R/wgiiV0cUFbLVD+lv1 OJ1aVnP8SYGZd5bgFftDmUmRJk2+iHvc0rxav94L/PwvbX4CAAD//wMAUEsDBBQABgAIAAAAIQBs Gt/04AAAAAoBAAAPAAAAZHJzL2Rvd25yZXYueG1sTI9BS8NAEIXvgv9hGcGb3TTYUGI2pRTEWpBi Fepxmx2TaHY27G6b9N879aK3eTOPN98rFqPtxAl9aB0pmE4SEEiVMy3VCt7fHu/mIELUZHTnCBWc McCivL4qdG7cQK942sVacAiFXCtoYuxzKUPVoNVh4nokvn06b3Vk6WtpvB443HYyTZJMWt0Sf2h0 j6sGq+/d0Sp48ev1ark5f9H2ww77dLPfPo9PSt3ejMsHEBHH+GeGCz6jQ8lMB3ckE0TH+n4+Y6uC dJaBuBh+Fwce0mwKsizk/wrlDwAAAP//AwBQSwECLQAUAAYACAAAACEAtoM4kv4AAADhAQAAEwAA AAAAAAAAAAAAAAAAAAAAW0NvbnRlbnRfVHlwZXNdLnhtbFBLAQItABQABgAIAAAAIQA4/SH/1gAA AJQBAAALAAAAAAAAAAAAAAAAAC8BAABfcmVscy8ucmVsc1BLAQItABQABgAIAAAAIQAUgbTpmQEA AJMDAAAOAAAAAAAAAAAAAAAAAC4CAABkcnMvZTJvRG9jLnhtbFBLAQItABQABgAIAAAAIQBsGt/0 4AAAAAoBAAAPAAAAAAAAAAAAAAAAAPMDAABkcnMvZG93bnJldi54bWxQSwUGAAAAAAQABADzAAAA AAUAAAAA " strokecolor="#4472c4 [3204]" strokeweight=".5pt">
                <v:stroke joinstyle="miter"/>
              </v:line>
            </w:pict>
          </mc:Fallback>
        </mc:AlternateContent>
        <mc:AlternateContent>
          <mc:Choice Requires="wps">
            <w:drawing>
              <wp:anchor distT="0" distB="0" distL="114300" distR="114300" simplePos="0" relativeHeight="251683840" behindDoc="0" locked="0" layoutInCell="1" allowOverlap="1" wp14:anchorId="32346111" wp14:editId="639FEE7A">
                <wp:simplePos x="0" y="0"/>
                <wp:positionH relativeFrom="column">
                  <wp:posOffset>938213</wp:posOffset>
                </wp:positionH>
                <wp:positionV relativeFrom="paragraph">
                  <wp:posOffset>160020</wp:posOffset>
                </wp:positionV>
                <wp:extent cx="990600" cy="7620"/>
                <wp:effectExtent l="0" t="0" r="19050" b="30480"/>
                <wp:wrapNone/>
                <wp:docPr id="1911108353" name="Straight Connector 42"/>
                <wp:cNvGraphicFramePr/>
                <a:graphic xmlns:a="http://schemas.openxmlformats.org/drawingml/2006/main">
                  <a:graphicData uri="http://schemas.microsoft.com/office/word/2010/wordprocessingShape">
                    <wps:wsp>
                      <wps:cNvCnPr/>
                      <wps:spPr>
                        <a:xfrm flipV="1">
                          <a:off x="0" y="0"/>
                          <a:ext cx="99060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C9450D" id="Straight Connector 42"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9pt,12.6pt" to="151.9pt,13.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UilypwEAAKADAAAOAAAAZHJzL2Uyb0RvYy54bWysU01PGzEQvSP1P1i+N7vJIZRVNhxAcEEU tYW78Y6zlvwl22Q3/77j2WSpCqpUxMXyx7w3896MN5ejNWwPMWnvWr5c1JyBk77Tbtfyx183X79x lrJwnTDeQcsPkPjl9svZZggNrHzvTQeRIYlLzRBa3uccmqpKsgcr0sIHcPiofLQi4zHuqi6KAdmt qVZ1va4GH7sQvYSU8PZ6euRb4lcKZP6uVILMTMuxtkxrpPW5rNV2I5pdFKHX8liG+EAVVmiHSWeq a5EFe4n6DZXVMvrkVV5IbyuvlJZAGlDNsv5Lzc9eBCAtaE4Ks03p82jl/f7KPUS0YQipSeEhFhWj ipYpo8MT9pR0YaVsJNsOs20wZibx8uKiXtdorsSn8/WKTK0mkkIWYsq34C0rm5Yb7Yom0Yj9XcqY GENPIXh4LYN2+WCgBBv3AxTTHaabCqIJgSsT2V5gb4WU4PKy9BP5KLrAlDZmBtaU9p/AY3yBAk3P /4BnBGX2Ls9gq52P72XP46lkNcWfHJh0FwuefXegBpE1OAak8DiyZc7+PBP89WNtfwMAAP//AwBQ SwMEFAAGAAgAAAAhANM8MHDeAAAACQEAAA8AAABkcnMvZG93bnJldi54bWxMj8FOwzAQRO9I/IO1 SFwQdUhLi0KcCiHgUE4tVILbJl6SqPE6it00/D3LCY4zO5p9k68n16mRhtB6NnAzS0ARV962XBt4 f3u+vgMVIrLFzjMZ+KYA6+L8LMfM+hNvadzFWkkJhwwNNDH2mdahashhmPmeWG5ffnAYRQ61tgOe pNx1Ok2SpXbYsnxosKfHhqrD7ugMfAYfnvabcnw5bDcTXr3G9KOyxlxeTA/3oCJN8S8Mv/iCDoUw lf7INqhO9GIl6NFAepuCksA8mYtRirFcgC5y/X9B8QMAAP//AwBQSwECLQAUAAYACAAAACEAtoM4 kv4AAADhAQAAEwAAAAAAAAAAAAAAAAAAAAAAW0NvbnRlbnRfVHlwZXNdLnhtbFBLAQItABQABgAI AAAAIQA4/SH/1gAAAJQBAAALAAAAAAAAAAAAAAAAAC8BAABfcmVscy8ucmVsc1BLAQItABQABgAI AAAAIQB3UilypwEAAKADAAAOAAAAAAAAAAAAAAAAAC4CAABkcnMvZTJvRG9jLnhtbFBLAQItABQA BgAIAAAAIQDTPDBw3gAAAAkBAAAPAAAAAAAAAAAAAAAAAAEEAABkcnMvZG93bnJldi54bWxQSwUG AAAAAAQABADzAAAADAUAAAAA " strokecolor="#4472c4 [3204]" strokeweight=".5pt">
                <v:stroke joinstyle="miter"/>
              </v:line>
            </w:pict>
          </mc:Fallback>
        </mc:AlternateContent>
        <mc:AlternateContent>
          <mc:Choice Requires="wps">
            <w:drawing>
              <wp:anchor distT="0" distB="0" distL="114300" distR="114300" simplePos="0" relativeHeight="251681792" behindDoc="0" locked="0" layoutInCell="1" allowOverlap="1" wp14:anchorId="3F768A35" wp14:editId="3FD33D9F">
                <wp:simplePos x="0" y="0"/>
                <wp:positionH relativeFrom="column">
                  <wp:posOffset>4519613</wp:posOffset>
                </wp:positionH>
                <wp:positionV relativeFrom="paragraph">
                  <wp:posOffset>152718</wp:posOffset>
                </wp:positionV>
                <wp:extent cx="9525" cy="671512"/>
                <wp:effectExtent l="0" t="0" r="28575" b="33655"/>
                <wp:wrapNone/>
                <wp:docPr id="1039705572" name="Straight Connector 42"/>
                <wp:cNvGraphicFramePr/>
                <a:graphic xmlns:a="http://schemas.openxmlformats.org/drawingml/2006/main">
                  <a:graphicData uri="http://schemas.microsoft.com/office/word/2010/wordprocessingShape">
                    <wps:wsp>
                      <wps:cNvCnPr/>
                      <wps:spPr>
                        <a:xfrm>
                          <a:off x="0" y="0"/>
                          <a:ext cx="9525" cy="6715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8B2CAB" id="Straight Connector 42"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9pt,12.05pt" to="356.65pt,64.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2O+7nQEAAJYDAAAOAAAAZHJzL2Uyb0RvYy54bWysU8Fu2zAMvQ/oPwi6L7YDpN2MODm02C7F WmzrB6gyFQuQREFSY+fvRymJU2wDhhW90JLIR/I90uvtZA3bQ4gaXcebRc0ZOIm9druOP/388vET ZzEJ1wuDDjp+gMi3m6sP69G3sMQBTQ+BURIX29F3fEjJt1UV5QBWxAV6cORUGKxIdA27qg9ipOzW VMu6vq5GDL0PKCFGer07Ovmm5FcKZHpQKkJipuPUWyo2FPucbbVZi3YXhB+0PLUh3tCFFdpR0TnV nUiCvQT9RyqrZcCIKi0k2gqV0hIKB2LT1L+x+TEID4ULiRP9LFN8v7Ty2/7WPQaSYfSxjf4xZBaT CjZ/qT82FbEOs1gwJSbp8fNqueJMkuP6plk1yyxldYH6ENNXQMvyoeNGu8xEtGJ/H9Mx9BxCuEvx ckoHAznYuO+gmO6pXFPQZS/g1gS2FzRRISW41JxKl+gMU9qYGVj/G3iKz1AoO/M/4BlRKqNLM9hq h+Fv1dN0blkd488KHHlnCZ6xP5SxFGlo+EXc06Lm7Xp9L/DL77T5BQAA//8DAFBLAwQUAAYACAAA ACEACg32++IAAAAKAQAADwAAAGRycy9kb3ducmV2LnhtbEyPQUvDQBCF74L/YRnBm91sKrbGbEop iLUgxSrU4zY7JtHsbMhum/TfO570OLyP977JF6NrxQn70HjSoCYJCKTS24YqDe9vjzdzECEasqb1 hBrOGGBRXF7kJrN+oFc87WIluIRCZjTUMXaZlKGs0Zkw8R0SZ5++dyby2VfS9mbgctfKNEnupDMN 8UJtOlzVWH7vjk7DS79er5ab8xdtP9ywTzf77fP4pPX11bh8ABFxjH8w/OqzOhTsdPBHskG0GmZK sXrUkN4qEAzM1HQK4sBkej8HWeTy/wvFDwAAAP//AwBQSwECLQAUAAYACAAAACEAtoM4kv4AAADh AQAAEwAAAAAAAAAAAAAAAAAAAAAAW0NvbnRlbnRfVHlwZXNdLnhtbFBLAQItABQABgAIAAAAIQA4 /SH/1gAAAJQBAAALAAAAAAAAAAAAAAAAAC8BAABfcmVscy8ucmVsc1BLAQItABQABgAIAAAAIQDH 2O+7nQEAAJYDAAAOAAAAAAAAAAAAAAAAAC4CAABkcnMvZTJvRG9jLnhtbFBLAQItABQABgAIAAAA IQAKDfb74gAAAAoBAAAPAAAAAAAAAAAAAAAAAPcDAABkcnMvZG93bnJldi54bWxQSwUGAAAAAAQA BADzAAAABgUAAAAA " strokecolor="#4472c4 [3204]" strokeweight=".5pt">
                <v:stroke joinstyle="miter"/>
              </v:line>
            </w:pict>
          </mc:Fallback>
        </mc:AlternateContent>
        <mc:AlternateContent>
          <mc:Choice Requires="wps">
            <w:drawing>
              <wp:anchor distT="0" distB="0" distL="114300" distR="114300" simplePos="0" relativeHeight="251679744" behindDoc="0" locked="0" layoutInCell="1" allowOverlap="1" wp14:anchorId="74ED5990" wp14:editId="6649EBF8">
                <wp:simplePos x="0" y="0"/>
                <wp:positionH relativeFrom="column">
                  <wp:posOffset>3535680</wp:posOffset>
                </wp:positionH>
                <wp:positionV relativeFrom="paragraph">
                  <wp:posOffset>153670</wp:posOffset>
                </wp:positionV>
                <wp:extent cx="990600" cy="7620"/>
                <wp:effectExtent l="0" t="0" r="19050" b="30480"/>
                <wp:wrapNone/>
                <wp:docPr id="1892227180" name="Straight Connector 42"/>
                <wp:cNvGraphicFramePr/>
                <a:graphic xmlns:a="http://schemas.openxmlformats.org/drawingml/2006/main">
                  <a:graphicData uri="http://schemas.microsoft.com/office/word/2010/wordprocessingShape">
                    <wps:wsp>
                      <wps:cNvCnPr/>
                      <wps:spPr>
                        <a:xfrm flipV="1">
                          <a:off x="0" y="0"/>
                          <a:ext cx="99060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5A0C4F" id="Straight Connector 42"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4pt,12.1pt" to="356.4pt,12.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UilypwEAAKADAAAOAAAAZHJzL2Uyb0RvYy54bWysU01PGzEQvSP1P1i+N7vJIZRVNhxAcEEU tYW78Y6zlvwl22Q3/77j2WSpCqpUxMXyx7w3896MN5ejNWwPMWnvWr5c1JyBk77Tbtfyx183X79x lrJwnTDeQcsPkPjl9svZZggNrHzvTQeRIYlLzRBa3uccmqpKsgcr0sIHcPiofLQi4zHuqi6KAdmt qVZ1va4GH7sQvYSU8PZ6euRb4lcKZP6uVILMTMuxtkxrpPW5rNV2I5pdFKHX8liG+EAVVmiHSWeq a5EFe4n6DZXVMvrkVV5IbyuvlJZAGlDNsv5Lzc9eBCAtaE4Ks03p82jl/f7KPUS0YQipSeEhFhWj ipYpo8MT9pR0YaVsJNsOs20wZibx8uKiXtdorsSn8/WKTK0mkkIWYsq34C0rm5Yb7Yom0Yj9XcqY GENPIXh4LYN2+WCgBBv3AxTTHaabCqIJgSsT2V5gb4WU4PKy9BP5KLrAlDZmBtaU9p/AY3yBAk3P /4BnBGX2Ls9gq52P72XP46lkNcWfHJh0FwuefXegBpE1OAak8DiyZc7+PBP89WNtfwMAAP//AwBQ SwMEFAAGAAgAAAAhABVWkm7eAAAACQEAAA8AAABkcnMvZG93bnJldi54bWxMj01Pg0AQhu8m/ofN mHgxdikp1SBLY4x6qKdWTfQ2sCOQsrOE3VL8944nPb4feeeZYjO7Xk00hs6zgeUiAUVce9txY+Dt 9en6FlSIyBZ7z2TgmwJsyvOzAnPrT7yjaR8bJSMccjTQxjjkWoe6JYdh4Qdiyb786DCKHBttRzzJ uOt1miRr7bBjudDiQA8t1Yf90Rn4DD48vm+r6fmw28549RLTj9oac3kx39+BijTHvzL84gs6lMJU +SPboHoDWbYW9GggXaWgpHCzTMWoxMhWoMtC//+g/AEAAP//AwBQSwECLQAUAAYACAAAACEAtoM4 kv4AAADhAQAAEwAAAAAAAAAAAAAAAAAAAAAAW0NvbnRlbnRfVHlwZXNdLnhtbFBLAQItABQABgAI AAAAIQA4/SH/1gAAAJQBAAALAAAAAAAAAAAAAAAAAC8BAABfcmVscy8ucmVsc1BLAQItABQABgAI AAAAIQB3UilypwEAAKADAAAOAAAAAAAAAAAAAAAAAC4CAABkcnMvZTJvRG9jLnhtbFBLAQItABQA BgAIAAAAIQAVVpJu3gAAAAkBAAAPAAAAAAAAAAAAAAAAAAEEAABkcnMvZG93bnJldi54bWxQSwUG AAAAAAQABADzAAAADAUAAAAA " strokecolor="#4472c4 [3204]" strokeweight=".5pt">
                <v:stroke joinstyle="miter"/>
              </v:line>
            </w:pict>
          </mc:Fallback>
        </mc:AlternateContent>
        <mc:AlternateContent>
          <mc:Choice Requires="wps">
            <w:drawing>
              <wp:anchor distT="0" distB="0" distL="114300" distR="114300" simplePos="0" relativeHeight="251663360" behindDoc="0" locked="0" layoutInCell="1" allowOverlap="1" wp14:anchorId="78A32D71" wp14:editId="7E569704">
                <wp:simplePos x="0" y="0"/>
                <wp:positionH relativeFrom="margin">
                  <wp:align>center</wp:align>
                </wp:positionH>
                <wp:positionV relativeFrom="paragraph">
                  <wp:posOffset>7620</wp:posOffset>
                </wp:positionV>
                <wp:extent cx="1584960" cy="304800"/>
                <wp:effectExtent l="0" t="0" r="15240" b="19050"/>
                <wp:wrapNone/>
                <wp:docPr id="1996285292" name="Text Box 40"/>
                <wp:cNvGraphicFramePr/>
                <a:graphic xmlns:a="http://schemas.openxmlformats.org/drawingml/2006/main">
                  <a:graphicData uri="http://schemas.microsoft.com/office/word/2010/wordprocessingShape">
                    <wps:wsp>
                      <wps:cNvSpPr txBox="1"/>
                      <wps:spPr>
                        <a:xfrm>
                          <a:off x="0" y="0"/>
                          <a:ext cx="1584960" cy="304800"/>
                        </a:xfrm>
                        <a:prstGeom prst="rect">
                          <a:avLst/>
                        </a:prstGeom>
                        <a:solidFill>
                          <a:schemeClr val="lt1"/>
                        </a:solidFill>
                        <a:ln w="6350">
                          <a:solidFill>
                            <a:prstClr val="black"/>
                          </a:solidFill>
                        </a:ln>
                      </wps:spPr>
                      <wps:txbx>
                        <w:txbxContent>
                          <w:p w14:paraId="5AAF3AF9" w14:textId="77777777" w:rsidR="00461D24" w:rsidRDefault="00461D24" w:rsidP="00461D24">
                            <w:pPr>
                              <w:jc w:val="center"/>
                            </w:pPr>
                            <w:r>
                              <w:t>College Dean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A32D71" id="_x0000_s1028" type="#_x0000_t202" style="position:absolute;left:0;text-align:left;margin-left:0;margin-top:.6pt;width:124.8pt;height:24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" fillcolor="white [3201]" strokeweight=".5pt">
                <v:textbox>
                  <w:txbxContent>
                    <w:p w14:paraId="5AAF3AF9" w14:textId="77777777" w:rsidR="00461D24" w:rsidRDefault="00461D24" w:rsidP="00461D24">
                      <w:pPr>
                        <w:jc w:val="center"/>
                      </w:pPr>
                      <w:r>
                        <w:t>College Dean</w:t>
                      </w:r>
                    </w:p>
                  </w:txbxContent>
                </v:textbox>
                <w10:wrap anchorx="margin"/>
              </v:shape>
            </w:pict>
          </mc:Fallback>
        </mc:AlternateContent>
      </w:r>
      <w:r>
        <w:rPr>
          <w:rFonts w:ascii="Courier New" w:hAnsi="Courier New" w:cs="Courier New"/>
          <w:b/>
          <w:bCs/>
          <w:sz w:val="24"/>
          <w:szCs w:val="24"/>
          <w:lang w:val="en-US"/>
        </w:rPr>
        <w:tab/>
      </w:r>
    </w:p>
    <w:p w14:paraId="22AF6331" w14:textId="77777777" w:rsidR="005C6688" w:rsidRDefault="00461D24">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75648" behindDoc="0" locked="0" layoutInCell="1" allowOverlap="1" wp14:anchorId="44F6B802" wp14:editId="2D5853A4">
                <wp:simplePos x="0" y="0"/>
                <wp:positionH relativeFrom="margin">
                  <wp:posOffset>3771900</wp:posOffset>
                </wp:positionH>
                <wp:positionV relativeFrom="paragraph">
                  <wp:posOffset>377190</wp:posOffset>
                </wp:positionV>
                <wp:extent cx="1584960" cy="304800"/>
                <wp:effectExtent l="0" t="0" r="15240" b="19050"/>
                <wp:wrapNone/>
                <wp:docPr id="1993193322" name="Text Box 40"/>
                <wp:cNvGraphicFramePr/>
                <a:graphic xmlns:a="http://schemas.openxmlformats.org/drawingml/2006/main">
                  <a:graphicData uri="http://schemas.microsoft.com/office/word/2010/wordprocessingShape">
                    <wps:wsp>
                      <wps:cNvSpPr txBox="1"/>
                      <wps:spPr>
                        <a:xfrm>
                          <a:off x="0" y="0"/>
                          <a:ext cx="1584960" cy="304800"/>
                        </a:xfrm>
                        <a:prstGeom prst="rect">
                          <a:avLst/>
                        </a:prstGeom>
                        <a:solidFill>
                          <a:schemeClr val="lt1"/>
                        </a:solidFill>
                        <a:ln w="6350">
                          <a:solidFill>
                            <a:prstClr val="black"/>
                          </a:solidFill>
                        </a:ln>
                      </wps:spPr>
                      <wps:txbx>
                        <w:txbxContent>
                          <w:p w14:paraId="49387BA6" w14:textId="77777777" w:rsidR="00461D24" w:rsidRDefault="005B76A7" w:rsidP="00461D24">
                            <w:pPr>
                              <w:jc w:val="center"/>
                            </w:pPr>
                            <w:r>
                              <w:t>Chairperson, BSIT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F6B802" id="_x0000_s1029" type="#_x0000_t202" style="position:absolute;left:0;text-align:left;margin-left:297pt;margin-top:29.7pt;width:124.8pt;height:24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" fillcolor="white [3201]" strokeweight=".5pt">
                <v:textbox>
                  <w:txbxContent>
                    <w:p w14:paraId="49387BA6" w14:textId="77777777" w:rsidR="00461D24" w:rsidRDefault="005B76A7" w:rsidP="00461D24">
                      <w:pPr>
                        <w:jc w:val="center"/>
                      </w:pPr>
                      <w:r>
                        <w:t>Chairperson, BSIT</w:t>
                      </w:r>
                    </w:p>
                  </w:txbxContent>
                </v:textbox>
                <w10:wrap anchorx="margin"/>
              </v:shape>
            </w:pict>
          </mc:Fallback>
        </mc:AlternateContent>
        <mc:AlternateContent>
          <mc:Choice Requires="wps">
            <w:drawing>
              <wp:anchor distT="0" distB="0" distL="114300" distR="114300" simplePos="0" relativeHeight="251665408" behindDoc="0" locked="0" layoutInCell="1" allowOverlap="1" wp14:anchorId="1EE29F60" wp14:editId="1AEF8ABF">
                <wp:simplePos x="0" y="0"/>
                <wp:positionH relativeFrom="margin">
                  <wp:align>left</wp:align>
                </wp:positionH>
                <wp:positionV relativeFrom="paragraph">
                  <wp:posOffset>362585</wp:posOffset>
                </wp:positionV>
                <wp:extent cx="1584960" cy="304800"/>
                <wp:effectExtent l="0" t="0" r="15240" b="19050"/>
                <wp:wrapNone/>
                <wp:docPr id="1402881517" name="Text Box 40"/>
                <wp:cNvGraphicFramePr/>
                <a:graphic xmlns:a="http://schemas.openxmlformats.org/drawingml/2006/main">
                  <a:graphicData uri="http://schemas.microsoft.com/office/word/2010/wordprocessingShape">
                    <wps:wsp>
                      <wps:cNvSpPr txBox="1"/>
                      <wps:spPr>
                        <a:xfrm>
                          <a:off x="0" y="0"/>
                          <a:ext cx="1584960" cy="304800"/>
                        </a:xfrm>
                        <a:prstGeom prst="rect">
                          <a:avLst/>
                        </a:prstGeom>
                        <a:solidFill>
                          <a:schemeClr val="lt1"/>
                        </a:solidFill>
                        <a:ln w="6350">
                          <a:solidFill>
                            <a:prstClr val="black"/>
                          </a:solidFill>
                        </a:ln>
                      </wps:spPr>
                      <wps:txbx>
                        <w:txbxContent>
                          <w:p w14:paraId="04FAF418" w14:textId="77777777" w:rsidR="00461D24" w:rsidRDefault="00461D24" w:rsidP="00461D24">
                            <w:pPr>
                              <w:jc w:val="center"/>
                            </w:pPr>
                            <w:r>
                              <w:t>Chairperson, BSCE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E29F60" id="_x0000_s1030" type="#_x0000_t202" style="position:absolute;left:0;text-align:left;margin-left:0;margin-top:28.55pt;width:124.8pt;height:24pt;z-index:251665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" fillcolor="white [3201]" strokeweight=".5pt">
                <v:textbox>
                  <w:txbxContent>
                    <w:p w14:paraId="04FAF418" w14:textId="77777777" w:rsidR="00461D24" w:rsidRDefault="00461D24" w:rsidP="00461D24">
                      <w:pPr>
                        <w:jc w:val="center"/>
                      </w:pPr>
                      <w:r>
                        <w:t>Chairperson, BSCE</w:t>
                      </w:r>
                    </w:p>
                  </w:txbxContent>
                </v:textbox>
                <w10:wrap anchorx="margin"/>
              </v:shape>
            </w:pict>
          </mc:Fallback>
        </mc:AlternateContent>
      </w:r>
      <w:r>
        <w:rPr>
          <w:rFonts w:ascii="Courier New" w:hAnsi="Courier New" w:cs="Courier New"/>
          <w:b/>
          <w:bCs/>
          <w:sz w:val="24"/>
          <w:szCs w:val="24"/>
          <w:lang w:val="en-US"/>
        </w:rPr>
        <w:tab/>
      </w:r>
    </w:p>
    <w:p w14:paraId="3D7D1B74" w14:textId="77777777" w:rsidR="000F4102" w:rsidRDefault="005B76A7">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87936" behindDoc="0" locked="0" layoutInCell="1" allowOverlap="1" wp14:anchorId="48F74970" wp14:editId="3125D4C2">
                <wp:simplePos x="0" y="0"/>
                <wp:positionH relativeFrom="column">
                  <wp:posOffset>952500</wp:posOffset>
                </wp:positionH>
                <wp:positionV relativeFrom="paragraph">
                  <wp:posOffset>220663</wp:posOffset>
                </wp:positionV>
                <wp:extent cx="0" cy="466725"/>
                <wp:effectExtent l="0" t="0" r="38100" b="28575"/>
                <wp:wrapNone/>
                <wp:docPr id="568609741" name="Straight Connector 44"/>
                <wp:cNvGraphicFramePr/>
                <a:graphic xmlns:a="http://schemas.openxmlformats.org/drawingml/2006/main">
                  <a:graphicData uri="http://schemas.microsoft.com/office/word/2010/wordprocessingShape">
                    <wps:wsp>
                      <wps:cNvCnPr/>
                      <wps:spPr>
                        <a:xfrm>
                          <a:off x="0" y="0"/>
                          <a:ext cx="0" cy="4667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A3E644" id="Straight Connector 44"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75pt,17.4pt" to="75pt,54.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LLtRmQEAAJMDAAAOAAAAZHJzL2Uyb0RvYy54bWysU8Fu2zAMvQ/oPwi6L3aCNR2MOD20WC9D W3TrB6gyFQuQRIHSYufvK8mJU7QDhg270BLFR/I90pvr0Rq2BwoaXcuXi5ozcBI77XYtf/757fNX zkIUrhMGHbT8AIFfby8+bQbfwAp7NB0QS0lcaAbf8j5G31RVkD1YERbowaVHhWRFTFfaVR2JIWW3 plrV9boakDpPKCGE5L2dHvm25FcKZHxQKkBkpuWpt1gsFfuSbbXdiGZHwvdaHtsQ/9CFFdqlonOq WxEF+0X6QyqrJWFAFRcSbYVKaQmFQ2KzrN+x+dELD4VLEif4Wabw/9LK+/2Ne6Qkw+BDE/wjZRaj Ipu/qT82FrEOs1gwRiYnp0zeL+v11eoy61idcZ5CvAO0LB9abrTLNEQj9t9DnEJPIQl3rlxO8WAg Bxv3BIrpLtVaFnRZCrgxxPYijVNICS4uj6VLdIYpbcwMrP8MPMZnKJSF+RvwjCiV0cUZbLVD+l31 OJ5aVlP8SYGJd5bgBbtDmUmRJk2+iHvc0rxab+8Ffv6Xtq8AAAD//wMAUEsDBBQABgAIAAAAIQBx BGYi3wAAAAoBAAAPAAAAZHJzL2Rvd25yZXYueG1sTI9BSwMxEIXvgv8hjODNJrYqZd1sKQWxFqS0 CvWYbsbd1c1kSdLu9t879aK3eTOPN+/LZ4NrxRFDbDxpuB0pEEiltw1VGt7fnm6mIGIyZE3rCTWc MMKsuLzITWZ9Txs8blMlOIRiZjTUKXWZlLGs0Zk48h0S3z59cCaxDJW0wfQc7lo5VupBOtMQf6hN h4say+/twWl4DcvlYr46fdH6w/W78Wq3fhmetb6+GuaPIBIO6c8M5/pcHQrutPcHslG0rO8VsyQN kztGOBt+F3se1HQCssjlf4TiBwAA//8DAFBLAQItABQABgAIAAAAIQC2gziS/gAAAOEBAAATAAAA AAAAAAAAAAAAAAAAAABbQ29udGVudF9UeXBlc10ueG1sUEsBAi0AFAAGAAgAAAAhADj9If/WAAAA lAEAAAsAAAAAAAAAAAAAAAAALwEAAF9yZWxzLy5yZWxzUEsBAi0AFAAGAAgAAAAhACcsu1GZAQAA kwMAAA4AAAAAAAAAAAAAAAAALgIAAGRycy9lMm9Eb2MueG1sUEsBAi0AFAAGAAgAAAAhAHEEZiLf AAAACgEAAA8AAAAAAAAAAAAAAAAA8wMAAGRycy9kb3ducmV2LnhtbFBLBQYAAAAABAAEAPMAAAD/ BAAAAAA= " strokecolor="#4472c4 [3204]" strokeweight=".5pt">
                <v:stroke joinstyle="miter"/>
              </v:line>
            </w:pict>
          </mc:Fallback>
        </mc:AlternateContent>
        <mc:AlternateContent>
          <mc:Choice Requires="wps">
            <w:drawing>
              <wp:anchor distT="0" distB="0" distL="114300" distR="114300" simplePos="0" relativeHeight="251686912" behindDoc="0" locked="0" layoutInCell="1" allowOverlap="1" wp14:anchorId="76F41345" wp14:editId="55A8194E">
                <wp:simplePos x="0" y="0"/>
                <wp:positionH relativeFrom="column">
                  <wp:posOffset>4543425</wp:posOffset>
                </wp:positionH>
                <wp:positionV relativeFrom="paragraph">
                  <wp:posOffset>234950</wp:posOffset>
                </wp:positionV>
                <wp:extent cx="4763" cy="419100"/>
                <wp:effectExtent l="0" t="0" r="33655" b="19050"/>
                <wp:wrapNone/>
                <wp:docPr id="1029753579" name="Straight Connector 43"/>
                <wp:cNvGraphicFramePr/>
                <a:graphic xmlns:a="http://schemas.openxmlformats.org/drawingml/2006/main">
                  <a:graphicData uri="http://schemas.microsoft.com/office/word/2010/wordprocessingShape">
                    <wps:wsp>
                      <wps:cNvCnPr/>
                      <wps:spPr>
                        <a:xfrm>
                          <a:off x="0" y="0"/>
                          <a:ext cx="4763" cy="419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67CBEB" id="Straight Connector 43"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57.75pt,18.5pt" to="358.15pt,5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hpFpnwEAAJYDAAAOAAAAZHJzL2Uyb0RvYy54bWysU9tO3DAQfUfqP1h+7yYBBDTaLA+g8oIA tfABxhlvLPkm291k/57x7G62KkhVK14cX+acmXNmsryerGEbiEl71/FmUXMGTvpeu3XHX56/f73i LGXhemG8g45vIfHr1ZeT5RhaOPWDNz1EhiQutWPo+JBzaKsqyQGsSAsfwOGj8tGKjMe4rvooRmS3 pjqt64tq9LEP0UtICW9vd498RfxKgcyPSiXIzHQca8u0Rlpfy1qtlqJdRxEGLfdliP+owgrtMOlM dSuyYL+ifkdltYw+eZUX0tvKK6UlkAZU09R/qPk5iACkBc1JYbYpfR6tfNjcuKeINowhtSk8xaJi UtGWL9bHJjJrO5sFU2YSL88vL844k/hw3nxrarKyOkJDTPkOvGVl03GjXVEiWrG5TxnTYeghBA/H 5LTLWwMl2LgfoJjuMV1DaJoLuDGRbQR2VEgJLjeli8hH0QWmtDEzsP47cB9foEAz8y/gGUGZvcsz 2Grn40fZ83QoWe3iDw7sdBcLXn2/pbaQNdh8Urgf1DJdv58JfvydVm8AAAD//wMAUEsDBBQABgAI AAAAIQD9rJKO4QAAAAoBAAAPAAAAZHJzL2Rvd25yZXYueG1sTI9RS8MwFIXfB/6HcAXftqQrW6U2 HWMgzoEMpzAfsya21eamJNna/XuvT/p4uR/nfKdYjbZjF+ND61BCMhPADFZOt1hLeH97nN4DC1Gh Vp1DI+FqAqzKm0mhcu0GfDWXQ6wZhWDIlYQmxj7nPFSNsSrMXG+Qfp/OWxXp9DXXXg0Ubjs+F2LJ rWqRGhrVm01jqu/D2Up48dvtZr27fuH+ww7H+e64fx6fpLy7HdcPwKIZ4x8Mv/qkDiU5ndwZdWCd hCxZLAiVkGa0iYAsWabATkSKVAAvC/5/QvkDAAD//wMAUEsBAi0AFAAGAAgAAAAhALaDOJL+AAAA 4QEAABMAAAAAAAAAAAAAAAAAAAAAAFtDb250ZW50X1R5cGVzXS54bWxQSwECLQAUAAYACAAAACEA OP0h/9YAAACUAQAACwAAAAAAAAAAAAAAAAAvAQAAX3JlbHMvLnJlbHNQSwECLQAUAAYACAAAACEA WoaRaZ8BAACWAwAADgAAAAAAAAAAAAAAAAAuAgAAZHJzL2Uyb0RvYy54bWxQSwECLQAUAAYACAAA ACEA/aySjuEAAAAKAQAADwAAAAAAAAAAAAAAAAD5AwAAZHJzL2Rvd25yZXYueG1sUEsFBgAAAAAE AAQA8wAAAAcFAAAAAA== " strokecolor="#4472c4 [3204]" strokeweight=".5pt">
                <v:stroke joinstyle="miter"/>
              </v:line>
            </w:pict>
          </mc:Fallback>
        </mc:AlternateContent>
      </w:r>
    </w:p>
    <w:p w14:paraId="03930404" w14:textId="77777777" w:rsidR="000F4102" w:rsidRDefault="00461D24">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67456" behindDoc="0" locked="0" layoutInCell="1" allowOverlap="1" wp14:anchorId="53D00AD0" wp14:editId="51438869">
                <wp:simplePos x="0" y="0"/>
                <wp:positionH relativeFrom="margin">
                  <wp:posOffset>419100</wp:posOffset>
                </wp:positionH>
                <wp:positionV relativeFrom="paragraph">
                  <wp:posOffset>215265</wp:posOffset>
                </wp:positionV>
                <wp:extent cx="1584960" cy="304800"/>
                <wp:effectExtent l="0" t="0" r="15240" b="19050"/>
                <wp:wrapNone/>
                <wp:docPr id="148635922" name="Text Box 40"/>
                <wp:cNvGraphicFramePr/>
                <a:graphic xmlns:a="http://schemas.openxmlformats.org/drawingml/2006/main">
                  <a:graphicData uri="http://schemas.microsoft.com/office/word/2010/wordprocessingShape">
                    <wps:wsp>
                      <wps:cNvSpPr txBox="1"/>
                      <wps:spPr>
                        <a:xfrm>
                          <a:off x="0" y="0"/>
                          <a:ext cx="1584960" cy="304800"/>
                        </a:xfrm>
                        <a:prstGeom prst="rect">
                          <a:avLst/>
                        </a:prstGeom>
                        <a:solidFill>
                          <a:schemeClr val="lt1"/>
                        </a:solidFill>
                        <a:ln w="6350">
                          <a:solidFill>
                            <a:prstClr val="black"/>
                          </a:solidFill>
                        </a:ln>
                      </wps:spPr>
                      <wps:txbx>
                        <w:txbxContent>
                          <w:p w14:paraId="15FFA524" w14:textId="77777777" w:rsidR="00461D24" w:rsidRDefault="005B76A7" w:rsidP="00461D24">
                            <w:pPr>
                              <w:jc w:val="center"/>
                            </w:pPr>
                            <w:r>
                              <w:t>Chairperson, BSMATH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D00AD0" id="_x0000_s1031" type="#_x0000_t202" style="position:absolute;left:0;text-align:left;margin-left:33pt;margin-top:16.95pt;width:124.8pt;height:24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" fillcolor="white [3201]" strokeweight=".5pt">
                <v:textbox>
                  <w:txbxContent>
                    <w:p w14:paraId="15FFA524" w14:textId="77777777" w:rsidR="00461D24" w:rsidRDefault="005B76A7" w:rsidP="00461D24">
                      <w:pPr>
                        <w:jc w:val="center"/>
                      </w:pPr>
                      <w:r>
                        <w:t>Chairperson, BSMATH</w:t>
                      </w:r>
                    </w:p>
                  </w:txbxContent>
                </v:textbox>
                <w10:wrap anchorx="margin"/>
              </v:shape>
            </w:pict>
          </mc:Fallback>
        </mc:AlternateContent>
        <mc:AlternateContent>
          <mc:Choice Requires="wps">
            <w:drawing>
              <wp:anchor distT="0" distB="0" distL="114300" distR="114300" simplePos="0" relativeHeight="251673600" behindDoc="0" locked="0" layoutInCell="1" allowOverlap="1" wp14:anchorId="6235F733" wp14:editId="7BC190CE">
                <wp:simplePos x="0" y="0"/>
                <wp:positionH relativeFrom="margin">
                  <wp:posOffset>3421380</wp:posOffset>
                </wp:positionH>
                <wp:positionV relativeFrom="paragraph">
                  <wp:posOffset>200025</wp:posOffset>
                </wp:positionV>
                <wp:extent cx="1584960" cy="304800"/>
                <wp:effectExtent l="0" t="0" r="15240" b="19050"/>
                <wp:wrapNone/>
                <wp:docPr id="103135575" name="Text Box 40"/>
                <wp:cNvGraphicFramePr/>
                <a:graphic xmlns:a="http://schemas.openxmlformats.org/drawingml/2006/main">
                  <a:graphicData uri="http://schemas.microsoft.com/office/word/2010/wordprocessingShape">
                    <wps:wsp>
                      <wps:cNvSpPr txBox="1"/>
                      <wps:spPr>
                        <a:xfrm>
                          <a:off x="0" y="0"/>
                          <a:ext cx="1584960" cy="304800"/>
                        </a:xfrm>
                        <a:prstGeom prst="rect">
                          <a:avLst/>
                        </a:prstGeom>
                        <a:solidFill>
                          <a:schemeClr val="lt1"/>
                        </a:solidFill>
                        <a:ln w="6350">
                          <a:solidFill>
                            <a:prstClr val="black"/>
                          </a:solidFill>
                        </a:ln>
                      </wps:spPr>
                      <wps:txbx>
                        <w:txbxContent>
                          <w:p w14:paraId="40102443" w14:textId="77777777" w:rsidR="00461D24" w:rsidRDefault="005B76A7" w:rsidP="00461D24">
                            <w:pPr>
                              <w:jc w:val="center"/>
                            </w:pPr>
                            <w:r>
                              <w:t>Chairperson, BSCpE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35F733" id="_x0000_s1032" type="#_x0000_t202" style="position:absolute;left:0;text-align:left;margin-left:269.4pt;margin-top:15.75pt;width:124.8pt;height:24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" fillcolor="white [3201]" strokeweight=".5pt">
                <v:textbox>
                  <w:txbxContent>
                    <w:p w14:paraId="40102443" w14:textId="77777777" w:rsidR="00461D24" w:rsidRDefault="005B76A7" w:rsidP="00461D24">
                      <w:pPr>
                        <w:jc w:val="center"/>
                      </w:pPr>
                      <w:r>
                        <w:t>Chairperson, BSCpE</w:t>
                      </w:r>
                    </w:p>
                  </w:txbxContent>
                </v:textbox>
                <w10:wrap anchorx="margin"/>
              </v:shape>
            </w:pict>
          </mc:Fallback>
        </mc:AlternateContent>
      </w:r>
    </w:p>
    <w:p w14:paraId="3A0DBCE2" w14:textId="77777777" w:rsidR="000F4102" w:rsidRDefault="005B76A7">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88960" behindDoc="0" locked="0" layoutInCell="1" allowOverlap="1" wp14:anchorId="2688C4D5" wp14:editId="536A4D98">
                <wp:simplePos x="0" y="0"/>
                <wp:positionH relativeFrom="column">
                  <wp:posOffset>1998980</wp:posOffset>
                </wp:positionH>
                <wp:positionV relativeFrom="paragraph">
                  <wp:posOffset>89217</wp:posOffset>
                </wp:positionV>
                <wp:extent cx="0" cy="290512"/>
                <wp:effectExtent l="0" t="0" r="38100" b="33655"/>
                <wp:wrapNone/>
                <wp:docPr id="2040391424" name="Straight Connector 45"/>
                <wp:cNvGraphicFramePr/>
                <a:graphic xmlns:a="http://schemas.openxmlformats.org/drawingml/2006/main">
                  <a:graphicData uri="http://schemas.microsoft.com/office/word/2010/wordprocessingShape">
                    <wps:wsp>
                      <wps:cNvCnPr/>
                      <wps:spPr>
                        <a:xfrm>
                          <a:off x="0" y="0"/>
                          <a:ext cx="0" cy="2905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6968AC" id="Straight Connector 4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157.4pt,7pt" to="157.4pt,29.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vYfamAEAAJMDAAAOAAAAZHJzL2Uyb0RvYy54bWysU8Fu2zAMvRfoPwi6L7YDrNiMOD202C5F W2zrB6gyFQuQRIFSY+fvK8mJM7QFhg270BLFR/I90pvryRq2BwoaXcebVc0ZOIm9druOP/369ukL ZyEK1wuDDjp+gMCvt5cXm9G3sMYBTQ/EUhIX2tF3fIjRt1UV5ABWhBV6cOlRIVkR05V2VU9iTNmt qdZ1fVWNSL0nlBBC8t7Oj3xb8isFMj4oFSAy0/HUWyyWin3OttpuRLsj4Qctj22If+jCCu1S0SXV rYiCvZB+l8pqSRhQxZVEW6FSWkLhkNg09Rs2PwfhoXBJ4gS/yBT+X1p5v79xj5RkGH1og3+kzGJS ZPM39cemItZhEQumyOTslMm7/lp/btZZx+qM8xTid0DL8qHjRrtMQ7RifxfiHHoKSbhz5XKKBwM5 2LgfoJjuU62moMtSwI0hthdpnEJKcLE5li7RGaa0MQuw/jPwGJ+hUBbmb8ALolRGFxew1Q7po+px OrWs5viTAjPvLMEz9ocykyJNmnwR97ilebV+vxf4+V/avgIAAP//AwBQSwMEFAAGAAgAAAAhAHNF nwvgAAAACQEAAA8AAABkcnMvZG93bnJldi54bWxMj0FPwkAQhe8m/ofNmHiTLYiopVtCSIxIYoho gselO7TV7myzu9Dy7x3jAY/z3sub72Wz3jbiiD7UjhQMBwkIpMKZmkoFH+9PNw8gQtRkdOMIFZww wCy/vMh0alxHb3jcxFJwCYVUK6hibFMpQ1Gh1WHgWiT29s5bHfn0pTRed1xuGzlKkom0uib+UOkW FxUW35uDVfDql8vFfHX6ovWn7baj1Xb90j8rdX3Vz6cgIvbxHIZffEaHnJl27kAmiEbB7XDM6JGN MW/iwJ+wU3D3eA8yz+T/BfkPAAAA//8DAFBLAQItABQABgAIAAAAIQC2gziS/gAAAOEBAAATAAAA AAAAAAAAAAAAAAAAAABbQ29udGVudF9UeXBlc10ueG1sUEsBAi0AFAAGAAgAAAAhADj9If/WAAAA lAEAAAsAAAAAAAAAAAAAAAAALwEAAF9yZWxzLy5yZWxzUEsBAi0AFAAGAAgAAAAhANq9h9qYAQAA kwMAAA4AAAAAAAAAAAAAAAAALgIAAGRycy9lMm9Eb2MueG1sUEsBAi0AFAAGAAgAAAAhAHNFnwvg AAAACQEAAA8AAAAAAAAAAAAAAAAA8gMAAGRycy9kb3ducmV2LnhtbFBLBQYAAAAABAAEAPMAAAD/ BAAAAAA= " strokecolor="#4472c4 [3204]" strokeweight=".5pt">
                <v:stroke joinstyle="miter"/>
              </v:line>
            </w:pict>
          </mc:Fallback>
        </mc:AlternateContent>
        <mc:AlternateContent>
          <mc:Choice Requires="wps">
            <w:drawing>
              <wp:anchor distT="0" distB="0" distL="114300" distR="114300" simplePos="0" relativeHeight="251689984" behindDoc="0" locked="0" layoutInCell="1" allowOverlap="1" wp14:anchorId="56CFA0EE" wp14:editId="76DCE8B8">
                <wp:simplePos x="0" y="0"/>
                <wp:positionH relativeFrom="column">
                  <wp:posOffset>3429000</wp:posOffset>
                </wp:positionH>
                <wp:positionV relativeFrom="paragraph">
                  <wp:posOffset>55880</wp:posOffset>
                </wp:positionV>
                <wp:extent cx="0" cy="338138"/>
                <wp:effectExtent l="0" t="0" r="38100" b="24130"/>
                <wp:wrapNone/>
                <wp:docPr id="509307199" name="Straight Connector 46"/>
                <wp:cNvGraphicFramePr/>
                <a:graphic xmlns:a="http://schemas.openxmlformats.org/drawingml/2006/main">
                  <a:graphicData uri="http://schemas.microsoft.com/office/word/2010/wordprocessingShape">
                    <wps:wsp>
                      <wps:cNvCnPr/>
                      <wps:spPr>
                        <a:xfrm>
                          <a:off x="0" y="0"/>
                          <a:ext cx="0" cy="33813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5AFAF8" id="Straight Connector 46"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270pt,4.4pt" to="270pt,3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2DcWmAEAAJMDAAAOAAAAZHJzL2Uyb0RvYy54bWysU8Fu2zAMvRfYPwi6L7YboAiMODm02C7D WmzrB6gyFQuQRIHSYufvJ8mJU3QFhg270BLFR/I90tv9ZA07AgWNruPNquYMnMReu0PHn398+rjh LEThemHQQcdPEPh+9+FmO/oWbnFA0wOxlMSFdvQdH2L0bVUFOYAVYYUeXHpUSFbEdKVD1ZMYU3Zr qtu6vqtGpN4TSggheR/mR74r+ZUCGR+VChCZ6XjqLRZLxb5kW+22oj2Q8IOW5zbEP3RhhXap6JLq QUTBfpL+LZXVkjCgiiuJtkKltITCIbFp6jdsvg/CQ+GSxAl+kSn8v7Ty6/HePVGSYfShDf6JMotJ kc3f1B+bilinRSyYIpOzUybver1p1pusY3XFeQrxM6Bl+dBxo12mIVpx/BLiHHoJSbhr5XKKJwM5 2LhvoJjuU62moMtSwL0hdhRpnEJKcLE5ly7RGaa0MQuw/jPwHJ+hUBbmb8ALolRGFxew1Q7pvepx urSs5viLAjPvLMEL9qcykyJNmnwR97ylebVe3wv8+i/tfgEAAP//AwBQSwMEFAAGAAgAAAAhAKbB EuPdAAAACAEAAA8AAABkcnMvZG93bnJldi54bWxMj0FLw0AQhe+C/2EZwZvdNGgpMZNSCmItSLEK 9bjNjkk0Oxuy2yb994540OPjDW++L1+MrlUn6kPjGWE6SUARl942XCG8vT7czEGFaNia1jMhnCnA ori8yE1m/cAvdNrFSskIh8wg1DF2mdahrMmZMPEdsXQfvncmSuwrbXszyLhrdZokM+1Mw/KhNh2t aiq/dkeH8Nyv16vl5vzJ23c37NPNfvs0PiJeX43Le1CRxvh3DD/4gg6FMB38kW1QLcLdbSIuEWEu BtL/5gPCLJ2CLnL9X6D4BgAA//8DAFBLAQItABQABgAIAAAAIQC2gziS/gAAAOEBAAATAAAAAAAA AAAAAAAAAAAAAABbQ29udGVudF9UeXBlc10ueG1sUEsBAi0AFAAGAAgAAAAhADj9If/WAAAAlAEA AAsAAAAAAAAAAAAAAAAALwEAAF9yZWxzLy5yZWxzUEsBAi0AFAAGAAgAAAAhAKTYNxaYAQAAkwMA AA4AAAAAAAAAAAAAAAAALgIAAGRycy9lMm9Eb2MueG1sUEsBAi0AFAAGAAgAAAAhAKbBEuPdAAAA CAEAAA8AAAAAAAAAAAAAAAAA8gMAAGRycy9kb3ducmV2LnhtbFBLBQYAAAAABAAEAPMAAAD8BAAA AAA= " strokecolor="#4472c4 [3204]" strokeweight=".5pt">
                <v:stroke joinstyle="miter"/>
              </v:line>
            </w:pict>
          </mc:Fallback>
        </mc:AlternateContent>
        <mc:AlternateContent>
          <mc:Choice Requires="wps">
            <w:drawing>
              <wp:anchor distT="0" distB="0" distL="114300" distR="114300" simplePos="0" relativeHeight="251669504" behindDoc="0" locked="0" layoutInCell="1" allowOverlap="1" wp14:anchorId="5EEDD038" wp14:editId="79818FD6">
                <wp:simplePos x="0" y="0"/>
                <wp:positionH relativeFrom="margin">
                  <wp:posOffset>876300</wp:posOffset>
                </wp:positionH>
                <wp:positionV relativeFrom="paragraph">
                  <wp:posOffset>370205</wp:posOffset>
                </wp:positionV>
                <wp:extent cx="1584960" cy="304800"/>
                <wp:effectExtent l="0" t="0" r="15240" b="19050"/>
                <wp:wrapNone/>
                <wp:docPr id="352308400" name="Text Box 40"/>
                <wp:cNvGraphicFramePr/>
                <a:graphic xmlns:a="http://schemas.openxmlformats.org/drawingml/2006/main">
                  <a:graphicData uri="http://schemas.microsoft.com/office/word/2010/wordprocessingShape">
                    <wps:wsp>
                      <wps:cNvSpPr txBox="1"/>
                      <wps:spPr>
                        <a:xfrm>
                          <a:off x="0" y="0"/>
                          <a:ext cx="1584960" cy="304800"/>
                        </a:xfrm>
                        <a:prstGeom prst="rect">
                          <a:avLst/>
                        </a:prstGeom>
                        <a:solidFill>
                          <a:schemeClr val="lt1"/>
                        </a:solidFill>
                        <a:ln w="6350">
                          <a:solidFill>
                            <a:prstClr val="black"/>
                          </a:solidFill>
                        </a:ln>
                      </wps:spPr>
                      <wps:txbx>
                        <w:txbxContent>
                          <w:p w14:paraId="6DC45421" w14:textId="77777777" w:rsidR="00461D24" w:rsidRDefault="005B76A7" w:rsidP="00461D24">
                            <w:pPr>
                              <w:jc w:val="center"/>
                            </w:pPr>
                            <w:r>
                              <w:t>Chairperson, BSABE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EDD038" id="_x0000_s1033" type="#_x0000_t202" style="position:absolute;left:0;text-align:left;margin-left:69pt;margin-top:29.15pt;width:124.8pt;height:24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" fillcolor="white [3201]" strokeweight=".5pt">
                <v:textbox>
                  <w:txbxContent>
                    <w:p w14:paraId="6DC45421" w14:textId="77777777" w:rsidR="00461D24" w:rsidRDefault="005B76A7" w:rsidP="00461D24">
                      <w:pPr>
                        <w:jc w:val="center"/>
                      </w:pPr>
                      <w:r>
                        <w:t>Chairperson, BSABE</w:t>
                      </w:r>
                    </w:p>
                  </w:txbxContent>
                </v:textbox>
                <w10:wrap anchorx="margin"/>
              </v:shape>
            </w:pict>
          </mc:Fallback>
        </mc:AlternateContent>
        <mc:AlternateContent>
          <mc:Choice Requires="wps">
            <w:drawing>
              <wp:anchor distT="0" distB="0" distL="114300" distR="114300" simplePos="0" relativeHeight="251671552" behindDoc="0" locked="0" layoutInCell="1" allowOverlap="1" wp14:anchorId="0EC1EF0F" wp14:editId="08687E77">
                <wp:simplePos x="0" y="0"/>
                <wp:positionH relativeFrom="margin">
                  <wp:posOffset>2682875</wp:posOffset>
                </wp:positionH>
                <wp:positionV relativeFrom="paragraph">
                  <wp:posOffset>377825</wp:posOffset>
                </wp:positionV>
                <wp:extent cx="1584960" cy="304800"/>
                <wp:effectExtent l="0" t="0" r="15240" b="19050"/>
                <wp:wrapNone/>
                <wp:docPr id="178479886" name="Text Box 40"/>
                <wp:cNvGraphicFramePr/>
                <a:graphic xmlns:a="http://schemas.openxmlformats.org/drawingml/2006/main">
                  <a:graphicData uri="http://schemas.microsoft.com/office/word/2010/wordprocessingShape">
                    <wps:wsp>
                      <wps:cNvSpPr txBox="1"/>
                      <wps:spPr>
                        <a:xfrm>
                          <a:off x="0" y="0"/>
                          <a:ext cx="1584960" cy="304800"/>
                        </a:xfrm>
                        <a:prstGeom prst="rect">
                          <a:avLst/>
                        </a:prstGeom>
                        <a:solidFill>
                          <a:schemeClr val="lt1"/>
                        </a:solidFill>
                        <a:ln w="6350">
                          <a:solidFill>
                            <a:prstClr val="black"/>
                          </a:solidFill>
                        </a:ln>
                      </wps:spPr>
                      <wps:txbx>
                        <w:txbxContent>
                          <w:p w14:paraId="62FA9DA9" w14:textId="77777777" w:rsidR="00461D24" w:rsidRDefault="005B76A7" w:rsidP="00461D24">
                            <w:pPr>
                              <w:jc w:val="center"/>
                            </w:pPr>
                            <w:r>
                              <w:t>Chairperson, BSEE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C1EF0F" id="_x0000_s1034" type="#_x0000_t202" style="position:absolute;left:0;text-align:left;margin-left:211.25pt;margin-top:29.75pt;width:124.8pt;height:24pt;z-index:2516715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" fillcolor="white [3201]" strokeweight=".5pt">
                <v:textbox>
                  <w:txbxContent>
                    <w:p w14:paraId="62FA9DA9" w14:textId="77777777" w:rsidR="00461D24" w:rsidRDefault="005B76A7" w:rsidP="00461D24">
                      <w:pPr>
                        <w:jc w:val="center"/>
                      </w:pPr>
                      <w:r>
                        <w:t>Chairperson, BSEE</w:t>
                      </w:r>
                    </w:p>
                  </w:txbxContent>
                </v:textbox>
                <w10:wrap anchorx="margin"/>
              </v:shape>
            </w:pict>
          </mc:Fallback>
        </mc:AlternateContent>
      </w:r>
    </w:p>
    <w:p w14:paraId="3C14031E" w14:textId="77777777" w:rsidR="000F4102" w:rsidRDefault="005B76A7">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91008" behindDoc="0" locked="0" layoutInCell="1" allowOverlap="1" wp14:anchorId="779779B2" wp14:editId="2201E44F">
                <wp:simplePos x="0" y="0"/>
                <wp:positionH relativeFrom="column">
                  <wp:posOffset>2461260</wp:posOffset>
                </wp:positionH>
                <wp:positionV relativeFrom="paragraph">
                  <wp:posOffset>99378</wp:posOffset>
                </wp:positionV>
                <wp:extent cx="220028" cy="0"/>
                <wp:effectExtent l="0" t="0" r="0" b="0"/>
                <wp:wrapNone/>
                <wp:docPr id="1784930667" name="Straight Connector 47"/>
                <wp:cNvGraphicFramePr/>
                <a:graphic xmlns:a="http://schemas.openxmlformats.org/drawingml/2006/main">
                  <a:graphicData uri="http://schemas.microsoft.com/office/word/2010/wordprocessingShape">
                    <wps:wsp>
                      <wps:cNvCnPr/>
                      <wps:spPr>
                        <a:xfrm>
                          <a:off x="0" y="0"/>
                          <a:ext cx="22002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FD75AA" id="Straight Connector 47"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93.8pt,7.85pt" to="211.15pt,7.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MDamQEAAJMDAAAOAAAAZHJzL2Uyb0RvYy54bWysU8tu2zAQvBfIPxC8x5J9KALBcg4JkkvR BH18AEMtLQIkl1iylvz3XdK2XLQFiha9UHzszO7Mrrb3s3fiAJQshl6uV60UEDQONux7+fXL0+2d FCmrMCiHAXp5hCTvdzfvtlPsYIMjugFIMElI3RR7OeYcu6ZJegSv0gojBH40SF5lPtK+GUhNzO5d s2nb982ENERCDSnx7ePpUe4qvzGg84sxCbJwveTacl2prm9lbXZb1e1JxdHqcxnqH6rwygZOulA9 qqzEN7K/UHmrCROavNLoGzTGaqgaWM26/UnN51FFqFrYnBQXm9L/o9UfDw/hldiGKaYuxVcqKmZD vny5PjFXs46LWTBnoflyw/ZvuLv68tRccZFSfgb0omx66WwoMlSnDh9S5lwcegnhwzVz3eWjgxLs wicwwg6ca13RdSjgwZE4KG6n0hpCXpcWMl+NLjBjnVuA7Z+B5/gChTowfwNeEDUzhryAvQ1Iv8ue 50vJ5hR/ceCku1jwhsOx9qRaw52vCs9TWkbrx3OFX/+l3XcAAAD//wMAUEsDBBQABgAIAAAAIQAH HvwM4AAAAAkBAAAPAAAAZHJzL2Rvd25yZXYueG1sTI/BSsNAEIbvgu+wjODNbky1LTGbUgpiLZRi Fepxmx2TaHY27G6b9O0d8aDHmf/jn2/y+WBbcUIfGkcKbkcJCKTSmYYqBW+vjzczECFqMrp1hArO GGBeXF7kOjOupxc87WIluIRCphXUMXaZlKGs0eowch0SZx/OWx159JU0XvdcbluZJslEWt0QX6h1 h8say6/d0SrY+NVquVifP2n7bvt9ut5vn4cnpa6vhsUDiIhD/IPhR5/VoWCngzuSCaJVMJ5NJ4xy cD8FwcBdmo5BHH4Xssjl/w+KbwAAAP//AwBQSwECLQAUAAYACAAAACEAtoM4kv4AAADhAQAAEwAA AAAAAAAAAAAAAAAAAAAAW0NvbnRlbnRfVHlwZXNdLnhtbFBLAQItABQABgAIAAAAIQA4/SH/1gAA AJQBAAALAAAAAAAAAAAAAAAAAC8BAABfcmVscy8ucmVsc1BLAQItABQABgAIAAAAIQC/VMDamQEA AJMDAAAOAAAAAAAAAAAAAAAAAC4CAABkcnMvZTJvRG9jLnhtbFBLAQItABQABgAIAAAAIQAHHvwM 4AAAAAkBAAAPAAAAAAAAAAAAAAAAAPMDAABkcnMvZG93bnJldi54bWxQSwUGAAAAAAQABADzAAAA AAUAAAAA " strokecolor="#4472c4 [3204]" strokeweight=".5pt">
                <v:stroke joinstyle="miter"/>
              </v:line>
            </w:pict>
          </mc:Fallback>
        </mc:AlternateContent>
      </w:r>
    </w:p>
    <w:p w14:paraId="66C867A5" w14:textId="77777777" w:rsidR="000F4102" w:rsidRDefault="000F4102">
      <w:pPr>
        <w:spacing w:line="480" w:lineRule="auto"/>
        <w:jc w:val="both"/>
        <w:rPr>
          <w:rFonts w:ascii="Courier New" w:hAnsi="Courier New" w:cs="Courier New"/>
          <w:b/>
          <w:bCs/>
          <w:sz w:val="24"/>
          <w:szCs w:val="24"/>
          <w:lang w:val="en-US"/>
        </w:rPr>
      </w:pPr>
    </w:p>
    <w:p w14:paraId="313D054D" w14:textId="77777777" w:rsidR="00094483" w:rsidRDefault="00000000">
      <w:pPr>
        <w:spacing w:line="480" w:lineRule="auto"/>
        <w:ind w:firstLine="720"/>
        <w:jc w:val="both"/>
        <w:rPr>
          <w:rFonts w:ascii="Courier New" w:hAnsi="Courier New" w:cs="Courier New"/>
          <w:sz w:val="24"/>
          <w:szCs w:val="24"/>
          <w:lang w:val="en-US" w:eastAsia="zh-CN"/>
        </w:rPr>
      </w:pPr>
      <w:r>
        <w:rPr>
          <w:rFonts w:ascii="Courier New" w:hAnsi="Courier New" w:cs="Courier New"/>
          <w:sz w:val="24"/>
          <w:szCs w:val="24"/>
          <w:lang w:val="en-US" w:eastAsia="zh-CN"/>
        </w:rPr>
        <w:t xml:space="preserve">The organization involved in this study is Kalinga State University (KSU), located in Tabuk City, particularly in the Bulanao Campus, which serves as the main campus of the university. This is a public higher education institution that provides academic programs, research, and community services in the province of Kalinga. Kalinga State University started as the Kalinga Community College of Trade and Industries (KCCTI) in 1974. It was established through </w:t>
        <w:lastRenderedPageBreak/>
        <w:t xml:space="preserve">Resolution No. 97 by the Provincial Board of Kalinga-Apayao under Governor Rolando T. Puzon. The institution initially offered vocational courses such as poultry production, piggery, garments, trades, and native 100m weaving, with Augusto Alejandrino serving as its first administrator. The Municipal Council of Tabuk later allowed the college to use a portion of the Municipal Plaza as its campus. </w:t>
      </w:r>
    </w:p>
    <w:p w14:paraId="0D012515" w14:textId="77777777" w:rsidR="00094483" w:rsidRDefault="00000000">
      <w:pPr>
        <w:spacing w:line="480" w:lineRule="auto"/>
        <w:ind w:firstLine="720"/>
        <w:jc w:val="both"/>
        <w:rPr>
          <w:rFonts w:ascii="Courier New" w:hAnsi="Courier New" w:cs="Courier New"/>
          <w:sz w:val="24"/>
          <w:szCs w:val="24"/>
          <w:lang w:val="en-US" w:eastAsia="zh-CN"/>
        </w:rPr>
      </w:pPr>
      <w:r>
        <w:rPr>
          <w:rFonts w:ascii="Courier New" w:hAnsi="Courier New" w:cs="Courier New"/>
          <w:sz w:val="24"/>
          <w:szCs w:val="24"/>
          <w:lang w:val="en-US" w:eastAsia="zh-CN"/>
        </w:rPr>
        <w:t>The institution expanded its academic offerings by introducing a two-year Midwifery course, whose first batch of graduates achieved a 100% passing rate in the board examination. In 1978, additional programs in Liberal Arts, Commerce, Education, and Secretarial studies were introduced, which led to the renaming of the institution as Kalinga Community College.</w:t>
      </w:r>
    </w:p>
    <w:p w14:paraId="7FF83C64" w14:textId="77777777" w:rsidR="00094483" w:rsidRDefault="00000000">
      <w:pPr>
        <w:spacing w:line="480" w:lineRule="auto"/>
        <w:ind w:firstLine="720"/>
        <w:jc w:val="both"/>
        <w:rPr>
          <w:rFonts w:ascii="Courier New" w:hAnsi="Courier New" w:cs="Courier New"/>
          <w:sz w:val="24"/>
          <w:szCs w:val="24"/>
          <w:lang w:val="en-US" w:eastAsia="zh-CN"/>
        </w:rPr>
      </w:pPr>
      <w:r>
        <w:rPr>
          <w:rFonts w:ascii="Courier New" w:hAnsi="Courier New" w:cs="Courier New"/>
          <w:sz w:val="24"/>
          <w:szCs w:val="24"/>
          <w:lang w:val="en-US" w:eastAsia="zh-CN"/>
        </w:rPr>
        <w:t xml:space="preserve"> In 1986, through Presidential Decree No. 2017, the Kalinga-Apayao State College (KASC) was created through the merger of several schools, although it officially became operational in 1992. In 1993, Francisco M. Basuel was appointed as the first president and introduced various academic programs, graduate degrees, infrastructure developments, and research initiatives. </w:t>
      </w:r>
    </w:p>
    <w:p w14:paraId="7131B725" w14:textId="77777777" w:rsidR="00094483"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lang w:val="en-US" w:eastAsia="zh-CN"/>
        </w:rPr>
        <w:lastRenderedPageBreak/>
        <w:t>Several presidents continued to strengthen the institution, including Venus I. Lammawin, Serafin L. Ngohayon, and Eduardo I. Bagtang, who expanded academic programs, facilities, research activities, and international collaborations.</w:t>
      </w:r>
    </w:p>
    <w:p w14:paraId="1B4BF929" w14:textId="77777777" w:rsidR="00094483" w:rsidRDefault="00000000">
      <w:pPr>
        <w:spacing w:line="480" w:lineRule="auto"/>
        <w:ind w:firstLine="720"/>
        <w:jc w:val="both"/>
        <w:rPr>
          <w:rFonts w:ascii="Courier New" w:hAnsi="Courier New" w:cs="Courier New"/>
          <w:sz w:val="24"/>
          <w:szCs w:val="24"/>
          <w:lang w:val="en-US" w:eastAsia="zh-CN"/>
        </w:rPr>
      </w:pPr>
      <w:r>
        <w:rPr>
          <w:rFonts w:ascii="Courier New" w:hAnsi="Courier New" w:cs="Courier New"/>
          <w:sz w:val="24"/>
          <w:szCs w:val="24"/>
          <w:lang w:val="en-US" w:eastAsia="zh-CN"/>
        </w:rPr>
        <w:t>In 2015, the institution achieved university status through Republic Act No. 7722 and officially became Kalinga State University, with Jovita E. Saguibo as its first university president. Today, the university continues to strengthen its academic programs, research initiatives, and community services.</w:t>
      </w:r>
    </w:p>
    <w:p w14:paraId="4CA250F7" w14:textId="77777777" w:rsidR="002E2B4E" w:rsidRPr="003551F3" w:rsidRDefault="002E2B4E">
      <w:pPr>
        <w:spacing w:line="480" w:lineRule="auto"/>
        <w:ind w:firstLine="720"/>
        <w:jc w:val="both"/>
        <w:rPr>
          <w:rFonts w:ascii="Courier New" w:hAnsi="Courier New" w:cs="Courier New"/>
          <w:sz w:val="24"/>
          <w:szCs w:val="24"/>
          <w:lang w:val="en-US"/>
        </w:rPr>
      </w:pPr>
    </w:p>
    <w:p w14:paraId="0A0900FB" w14:textId="77777777" w:rsidR="00094483" w:rsidRDefault="00000000">
      <w:pPr>
        <w:spacing w:line="480" w:lineRule="auto"/>
        <w:jc w:val="both"/>
        <w:rPr>
          <w:rFonts w:ascii="Courier New" w:hAnsi="Courier New" w:cs="Courier New"/>
          <w:b/>
          <w:bCs/>
          <w:sz w:val="24"/>
          <w:szCs w:val="24"/>
          <w:lang w:val="en-US"/>
        </w:rPr>
      </w:pPr>
      <w:r>
        <w:rPr>
          <w:rFonts w:ascii="Courier New" w:hAnsi="Courier New" w:cs="Courier New"/>
          <w:b/>
          <w:bCs/>
          <w:sz w:val="24"/>
          <w:szCs w:val="24"/>
          <w:lang w:val="en-US"/>
        </w:rPr>
        <w:t>Statement of the Problem</w:t>
      </w:r>
    </w:p>
    <w:p w14:paraId="16774A38" w14:textId="77777777" w:rsidR="00094483" w:rsidRDefault="00000000">
      <w:pPr>
        <w:pStyle w:val="NormalWeb"/>
        <w:spacing w:after="120" w:line="480" w:lineRule="auto"/>
        <w:jc w:val="both"/>
        <w:rPr>
          <w:rFonts w:ascii="Courier New" w:eastAsia="-webkit-standard" w:hAnsi="Courier New" w:cs="Courier New"/>
          <w:color w:val="000000"/>
        </w:rPr>
      </w:pPr>
      <w:r>
        <w:rPr>
          <w:rFonts w:ascii="Courier New" w:hAnsi="Courier New" w:cs="Courier New"/>
          <w:b/>
          <w:bCs/>
          <w:lang w:val="en-US"/>
        </w:rPr>
        <w:tab/>
      </w:r>
      <w:r>
        <w:rPr>
          <w:rFonts w:ascii="Courier New" w:eastAsia="-webkit-standard" w:hAnsi="Courier New" w:cs="Courier New"/>
          <w:color w:val="000000"/>
        </w:rPr>
        <w:t>Despite the availability of a Management Information System (MIS), the lack of a specialized tool for automated curriculum monitoring forces the Program Chairperson to manually review student records, which creates a gap in institutional efficiency and data integrity.</w:t>
      </w:r>
    </w:p>
    <w:p w14:paraId="7967002F" w14:textId="77777777" w:rsidR="00094483" w:rsidRDefault="00000000">
      <w:pPr>
        <w:pStyle w:val="NormalWeb"/>
        <w:spacing w:after="120" w:line="480" w:lineRule="auto"/>
        <w:jc w:val="both"/>
        <w:rPr>
          <w:rFonts w:ascii="Courier New" w:eastAsia="-webkit-standard" w:hAnsi="Courier New" w:cs="Courier New"/>
          <w:color w:val="000000"/>
        </w:rPr>
      </w:pPr>
      <w:r>
        <w:rPr>
          <w:rFonts w:ascii="Courier New" w:eastAsia="-webkit-standard" w:hAnsi="Courier New" w:cs="Courier New"/>
          <w:color w:val="000000"/>
        </w:rPr>
        <w:t>Specifically, this study seeks to answer the following questions:</w:t>
      </w:r>
    </w:p>
    <w:p w14:paraId="7F7F13F7" w14:textId="77777777" w:rsidR="00094483" w:rsidRDefault="00000000">
      <w:pPr>
        <w:spacing w:line="480" w:lineRule="auto"/>
        <w:ind w:leftChars="327" w:left="1079" w:hangingChars="150" w:hanging="360"/>
        <w:jc w:val="both"/>
        <w:rPr>
          <w:rFonts w:ascii="Courier New" w:hAnsi="Courier New" w:cs="Courier New"/>
          <w:sz w:val="24"/>
          <w:szCs w:val="24"/>
          <w:lang w:val="en-US"/>
        </w:rPr>
      </w:pPr>
      <w:r>
        <w:rPr>
          <w:rFonts w:ascii="Courier New" w:hAnsi="Courier New" w:cs="Courier New"/>
          <w:sz w:val="24"/>
          <w:szCs w:val="24"/>
          <w:lang w:val="en-US"/>
        </w:rPr>
        <w:lastRenderedPageBreak/>
        <w:t>1. What are the current process for evaluating students’ prerequisite compliance with the curriculum?</w:t>
      </w:r>
    </w:p>
    <w:p w14:paraId="492DE58A" w14:textId="77777777" w:rsidR="00094483" w:rsidRDefault="00000000">
      <w:pPr>
        <w:spacing w:line="480" w:lineRule="auto"/>
        <w:ind w:leftChars="327" w:left="1079" w:hangingChars="150" w:hanging="360"/>
        <w:jc w:val="both"/>
        <w:rPr>
          <w:rFonts w:ascii="Courier New" w:hAnsi="Courier New" w:cs="Courier New"/>
          <w:sz w:val="24"/>
          <w:szCs w:val="24"/>
          <w:lang w:val="en-US"/>
        </w:rPr>
      </w:pPr>
      <w:r>
        <w:rPr>
          <w:rFonts w:ascii="Courier New" w:hAnsi="Courier New" w:cs="Courier New"/>
          <w:sz w:val="24"/>
          <w:szCs w:val="24"/>
          <w:lang w:val="en-US"/>
        </w:rPr>
        <w:t>2. What problems are encountered in evaluating students' prerequisite compliance with the curriculum?</w:t>
      </w:r>
    </w:p>
    <w:p w14:paraId="00CBADE3" w14:textId="77777777" w:rsidR="00094483" w:rsidRDefault="00000000">
      <w:pPr>
        <w:spacing w:line="480" w:lineRule="auto"/>
        <w:ind w:leftChars="327" w:left="1079" w:hangingChars="150" w:hanging="360"/>
        <w:jc w:val="both"/>
        <w:rPr>
          <w:rFonts w:ascii="Courier New" w:hAnsi="Courier New" w:cs="Courier New"/>
          <w:sz w:val="24"/>
          <w:szCs w:val="24"/>
          <w:lang w:val="en-US"/>
        </w:rPr>
      </w:pPr>
      <w:r>
        <w:rPr>
          <w:rFonts w:ascii="Courier New" w:hAnsi="Courier New" w:cs="Courier New"/>
          <w:sz w:val="24"/>
          <w:szCs w:val="24"/>
          <w:lang w:val="en-US"/>
        </w:rPr>
        <w:t>3. How can a curriculum audit system be designed to ensure prerequisite compliance with the curriculum?</w:t>
      </w:r>
    </w:p>
    <w:p w14:paraId="20DA8D45" w14:textId="77777777" w:rsidR="00094483" w:rsidRDefault="00000000">
      <w:pPr>
        <w:spacing w:line="480" w:lineRule="auto"/>
        <w:ind w:leftChars="327" w:left="1079" w:hangingChars="150" w:hanging="360"/>
        <w:jc w:val="both"/>
        <w:rPr>
          <w:rFonts w:ascii="Courier New" w:eastAsia="-webkit-standard" w:hAnsi="Courier New" w:cs="Courier New"/>
          <w:color w:val="000000"/>
          <w:sz w:val="24"/>
          <w:szCs w:val="24"/>
        </w:rPr>
      </w:pPr>
      <w:r>
        <w:rPr>
          <w:rFonts w:ascii="Courier New" w:hAnsi="Courier New" w:cs="Courier New"/>
          <w:sz w:val="24"/>
          <w:szCs w:val="24"/>
          <w:lang w:val="en-US"/>
        </w:rPr>
        <w:t xml:space="preserve">4. What is the level of compliance of the proposed system to ISO/IEC 25010 software quality standards in terms of </w:t>
      </w:r>
      <w:r>
        <w:rPr>
          <w:rFonts w:ascii="Courier New" w:eastAsia="-webkit-standard" w:hAnsi="Courier New" w:cs="Courier New"/>
          <w:color w:val="000000"/>
          <w:sz w:val="24"/>
          <w:szCs w:val="24"/>
        </w:rPr>
        <w:t>functional suitability, usability, security, reliability, performance efficiency, compatibility, portability, maintainability, and safety?</w:t>
      </w:r>
    </w:p>
    <w:p w14:paraId="7B6A658F" w14:textId="77777777" w:rsidR="0059781B" w:rsidRDefault="0059781B">
      <w:pPr>
        <w:spacing w:line="480" w:lineRule="auto"/>
        <w:ind w:leftChars="327" w:left="1079" w:hangingChars="150" w:hanging="360"/>
        <w:jc w:val="both"/>
        <w:rPr>
          <w:rFonts w:ascii="Courier New" w:hAnsi="Courier New" w:cs="Courier New"/>
          <w:sz w:val="24"/>
          <w:szCs w:val="24"/>
          <w:lang w:val="en-US"/>
        </w:rPr>
      </w:pPr>
    </w:p>
    <w:p w14:paraId="3BC70DF5" w14:textId="77777777" w:rsidR="00094483" w:rsidRDefault="00000000">
      <w:pPr>
        <w:spacing w:line="480" w:lineRule="auto"/>
        <w:jc w:val="both"/>
        <w:rPr>
          <w:rFonts w:ascii="Courier New" w:hAnsi="Courier New" w:cs="Courier New"/>
          <w:b/>
          <w:bCs/>
          <w:sz w:val="24"/>
          <w:szCs w:val="24"/>
          <w:lang w:val="en-US"/>
        </w:rPr>
      </w:pPr>
      <w:r>
        <w:rPr>
          <w:rFonts w:ascii="Courier New" w:hAnsi="Courier New" w:cs="Courier New"/>
          <w:b/>
          <w:bCs/>
          <w:sz w:val="24"/>
          <w:szCs w:val="24"/>
          <w:lang w:val="en-US"/>
        </w:rPr>
        <w:t>Objectives of the Study</w:t>
      </w:r>
    </w:p>
    <w:p w14:paraId="5E6F3A8E" w14:textId="4C06D54B"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 xml:space="preserve">The primary goal of this study is to design and develop Auditrix: A Curriculum Audit System for KSU, a web-based tool for </w:t>
      </w:r>
      <w:del w:id="90017" w:author="Claude" w:date="2026-10-07T00:00:00Z">
        <w:r>
          <w:rPr>
            <w:rFonts w:ascii="Courier New" w:hAnsi="Courier New" w:cs="Courier New"/>
            <w:sz w:val="24"/>
            <w:szCs w:val="24"/>
            <w:lang w:val="en-US"/>
          </w:rPr>
          <w:delText xml:space="preserve">the KSU-CEIT department</w:delText>
        </w:r>
      </w:del>
      <w:ins w:id="90018" w:author="Claude" w:date="2026-10-07T00:00:00Z">
        <w:r>
          <w:rPr>
            <w:rFonts w:ascii="Courier New" w:hAnsi="Courier New" w:cs="Courier New"/>
            <w:sz w:val="24"/>
            <w:szCs w:val="24"/>
            <w:lang w:val="en-US"/>
          </w:rPr>
          <w:t xml:space="preserve">Kalinga State University, developed and tested in the College of Engineering and Information Technology (CEIT),</w:t>
        </w:r>
      </w:ins>
      <w:r>
        <w:rPr>
          <w:rFonts w:ascii="Courier New" w:hAnsi="Courier New" w:cs="Courier New"/>
          <w:sz w:val="24"/>
          <w:szCs w:val="24"/>
          <w:lang w:val="en-US"/>
        </w:rPr>
        <w:t xml:space="preserve"> that automatically validates student eligibility by checking finished subjects against curriculum standards.</w:t>
      </w:r>
    </w:p>
    <w:p w14:paraId="6C264F85" w14:textId="77777777" w:rsidR="00094483" w:rsidRDefault="00556A13" w:rsidP="00285B84">
      <w:pPr>
        <w:pStyle w:val="NormalWeb"/>
        <w:numPr>
          <w:ilvl w:val="0"/>
          <w:numId w:val="1"/>
        </w:numPr>
        <w:tabs>
          <w:tab w:val="clear" w:pos="845"/>
          <w:tab w:val="left" w:pos="425"/>
        </w:tabs>
        <w:spacing w:after="120" w:line="480" w:lineRule="auto"/>
        <w:jc w:val="both"/>
        <w:rPr>
          <w:rFonts w:ascii="Courier New" w:eastAsia="-webkit-standard" w:hAnsi="Courier New" w:cs="Courier New"/>
          <w:color w:val="000000"/>
        </w:rPr>
      </w:pPr>
      <w:r>
        <w:rPr>
          <w:rFonts w:ascii="Courier New" w:eastAsia="-webkit-standard" w:hAnsi="Courier New" w:cs="Courier New"/>
          <w:color w:val="000000"/>
        </w:rPr>
        <w:t>To identify the process for auditing the students' prerequisite compliance with the curriculum.</w:t>
      </w:r>
    </w:p>
    <w:p w14:paraId="14C59DC6" w14:textId="77777777" w:rsidR="00094483" w:rsidRDefault="00556A13" w:rsidP="00285B84">
      <w:pPr>
        <w:pStyle w:val="NormalWeb"/>
        <w:numPr>
          <w:ilvl w:val="0"/>
          <w:numId w:val="1"/>
        </w:numPr>
        <w:tabs>
          <w:tab w:val="clear" w:pos="845"/>
          <w:tab w:val="left" w:pos="425"/>
        </w:tabs>
        <w:spacing w:after="120" w:line="480" w:lineRule="auto"/>
        <w:jc w:val="both"/>
        <w:rPr>
          <w:rFonts w:ascii="Courier New" w:eastAsia="-webkit-standard" w:hAnsi="Courier New" w:cs="Courier New"/>
          <w:color w:val="000000"/>
        </w:rPr>
      </w:pPr>
      <w:r>
        <w:rPr>
          <w:rFonts w:ascii="Courier New" w:eastAsia="-webkit-standard" w:hAnsi="Courier New" w:cs="Courier New"/>
          <w:color w:val="000000"/>
        </w:rPr>
        <w:lastRenderedPageBreak/>
        <w:t>To determine the problems encountered in auditing students' pre-requisite compliance with the curriculum.</w:t>
      </w:r>
    </w:p>
    <w:p w14:paraId="7C428387" w14:textId="77777777" w:rsidR="00094483" w:rsidRDefault="00556A13" w:rsidP="00285B84">
      <w:pPr>
        <w:pStyle w:val="NormalWeb"/>
        <w:numPr>
          <w:ilvl w:val="0"/>
          <w:numId w:val="1"/>
        </w:numPr>
        <w:tabs>
          <w:tab w:val="clear" w:pos="845"/>
          <w:tab w:val="left" w:pos="425"/>
        </w:tabs>
        <w:spacing w:after="120" w:line="480" w:lineRule="auto"/>
        <w:jc w:val="both"/>
        <w:rPr>
          <w:rFonts w:ascii="Courier New" w:eastAsia="-webkit-standard" w:hAnsi="Courier New" w:cs="Courier New"/>
          <w:color w:val="000000"/>
        </w:rPr>
      </w:pPr>
      <w:r>
        <w:rPr>
          <w:rFonts w:ascii="Courier New" w:eastAsia="-webkit-standard" w:hAnsi="Courier New" w:cs="Courier New"/>
          <w:color w:val="000000"/>
        </w:rPr>
        <w:t>To design and develop a system to ensure prerequisite compliance with the curriculum.</w:t>
      </w:r>
    </w:p>
    <w:p w14:paraId="1EBCC0A4" w14:textId="77777777" w:rsidR="00094483" w:rsidRDefault="00556A13" w:rsidP="00285B84">
      <w:pPr>
        <w:pStyle w:val="NormalWeb"/>
        <w:numPr>
          <w:ilvl w:val="0"/>
          <w:numId w:val="1"/>
        </w:numPr>
        <w:tabs>
          <w:tab w:val="clear" w:pos="845"/>
          <w:tab w:val="left" w:pos="425"/>
        </w:tabs>
        <w:spacing w:after="120" w:line="480" w:lineRule="auto"/>
        <w:jc w:val="both"/>
        <w:rPr>
          <w:rFonts w:ascii="Courier New" w:hAnsi="Courier New" w:cs="Courier New"/>
          <w:lang w:val="en-US"/>
        </w:rPr>
      </w:pPr>
      <w:r>
        <w:rPr>
          <w:rFonts w:ascii="Courier New" w:eastAsia="-webkit-standard" w:hAnsi="Courier New" w:cs="Courier New"/>
          <w:color w:val="000000"/>
        </w:rPr>
        <w:t>To evaluate the level of compliance of the proposed system to ISO/IEC 25010 software quality standards in terms of functional suitability, usability, security, reliability, performance efficiency, compatibility, portability, maintainability, and safety.</w:t>
      </w:r>
    </w:p>
    <w:p w14:paraId="4A370AF3" w14:textId="77777777" w:rsidR="0059781B" w:rsidRDefault="0059781B">
      <w:pPr>
        <w:spacing w:line="480" w:lineRule="auto"/>
        <w:jc w:val="both"/>
        <w:rPr>
          <w:rFonts w:ascii="Courier New" w:hAnsi="Courier New" w:cs="Courier New"/>
          <w:b/>
          <w:bCs/>
          <w:sz w:val="24"/>
          <w:szCs w:val="24"/>
          <w:lang w:val="en-US"/>
        </w:rPr>
      </w:pPr>
    </w:p>
    <w:p w14:paraId="3CABEF09" w14:textId="77777777" w:rsidR="00094483" w:rsidRDefault="00000000">
      <w:pPr>
        <w:spacing w:line="480" w:lineRule="auto"/>
        <w:jc w:val="both"/>
        <w:rPr>
          <w:rFonts w:ascii="Courier New" w:hAnsi="Courier New" w:cs="Courier New"/>
          <w:b/>
          <w:bCs/>
          <w:sz w:val="24"/>
          <w:szCs w:val="24"/>
          <w:lang w:val="en-US"/>
        </w:rPr>
      </w:pPr>
      <w:r>
        <w:rPr>
          <w:rFonts w:ascii="Courier New" w:hAnsi="Courier New" w:cs="Courier New"/>
          <w:b/>
          <w:bCs/>
          <w:sz w:val="24"/>
          <w:szCs w:val="24"/>
          <w:lang w:val="en-US"/>
        </w:rPr>
        <w:t>Significance of the Study</w:t>
      </w:r>
    </w:p>
    <w:p w14:paraId="2AFDEF2F" w14:textId="3B9995C9" w:rsidR="00FB68F9" w:rsidRDefault="00000000">
      <w:pPr>
        <w:pStyle w:val="NormalWeb"/>
        <w:spacing w:after="120" w:line="480" w:lineRule="auto"/>
        <w:jc w:val="both"/>
        <w:rPr>
          <w:rFonts w:ascii="Courier New" w:eastAsia="-webkit-standard" w:hAnsi="Courier New" w:cs="Courier New"/>
          <w:color w:val="000000"/>
        </w:rPr>
      </w:pPr>
      <w:r>
        <w:rPr>
          <w:rFonts w:ascii="Courier New" w:hAnsi="Courier New" w:cs="Courier New"/>
          <w:b/>
          <w:bCs/>
          <w:lang w:val="en-US"/>
        </w:rPr>
        <w:tab/>
      </w:r>
      <w:r>
        <w:rPr>
          <w:rFonts w:ascii="Courier New" w:eastAsia="-webkit-standard" w:hAnsi="Courier New" w:cs="Courier New"/>
          <w:color w:val="000000"/>
        </w:rPr>
        <w:t>The development of Auditrix represents a strategic shift toward modernizing the academic auditing framework of Kalinga State University. By transitioning from manual verification to an automated, data-driven approach, this study provides the following significant benefits:</w:t>
      </w:r>
    </w:p>
    <w:p w14:paraId="6ACD996A" w14:textId="77777777" w:rsidR="00FB68F9" w:rsidRDefault="00FB68F9">
      <w:pPr>
        <w:pStyle w:val="NormalWeb"/>
        <w:spacing w:after="120" w:line="480" w:lineRule="auto"/>
        <w:jc w:val="both"/>
        <w:rPr>
          <w:rFonts w:ascii="Courier New" w:eastAsia="-webkit-standard" w:hAnsi="Courier New" w:cs="Courier New"/>
          <w:color w:val="000000"/>
        </w:rPr>
      </w:pPr>
      <w:r>
        <w:rPr>
          <w:rFonts w:ascii="Courier New" w:eastAsia="-webkit-standard" w:hAnsi="Courier New" w:cs="Courier New"/>
          <w:b/>
          <w:bCs/>
          <w:color w:val="000000"/>
        </w:rPr>
        <w:tab/>
        <w:t xml:space="preserve">Program Chairpersons.</w:t>
      </w:r>
      <w:r>
        <w:rPr>
          <w:rFonts w:ascii="Courier New" w:eastAsia="-webkit-standard" w:hAnsi="Courier New" w:cs="Courier New"/>
          <w:color w:val="000000"/>
        </w:rPr>
        <w:t xml:space="preserve"> The system serves as a specialized administrative tool that transforms the evaluation of student eligibility from a manual task into an automated process. </w:t>
      </w:r>
      <w:del w:id="90019" w:author="Claude" w:date="2026-10-07T00:00:00Z">
        <w:r>
          <w:rPr>
            <w:rFonts w:ascii="Courier New" w:eastAsia="-webkit-standard" w:hAnsi="Courier New" w:cs="Courier New"/>
            <w:color w:val="000000"/>
          </w:rPr>
          <w:delText xml:space="preserve">Through the Data Synchronization Module, chairpersons can access real-time academic records directly from the MIS, eliminating the "pain points" of manual data entry and cross-referencing</w:delText>
        </w:r>
      </w:del>
      <w:ins w:id="90020" w:author="Claude" w:date="2026-10-07T00:00:00Z">
        <w:r>
          <w:rPr>
            <w:rFonts w:ascii="Courier New" w:eastAsia="-webkit-standard" w:hAnsi="Courier New" w:cs="Courier New"/>
            <w:color w:val="000000"/>
          </w:rPr>
          <w:t xml:space="preserve">Once a student's grades are recorded, the system shows at once which subjects the student has completed, can take next, or took out of order, with the reason for each violation, removing the need to cross-reference records against the curriculum map by hand. Student lists can also be imported from the KSU-MIS export instead of being typed in</w:t>
        </w:r>
      </w:ins>
      <w:r>
        <w:rPr>
          <w:rFonts w:ascii="Courier New" w:eastAsia="-webkit-standard" w:hAnsi="Courier New" w:cs="Courier New"/>
          <w:color w:val="000000"/>
        </w:rPr>
        <w:t xml:space="preserve">. This significantly reduces administrative workload, </w:t>
      </w:r>
      <w:del w:id="90021" w:author="Claude" w:date="2026-10-07T00:00:00Z">
        <w:r>
          <w:rPr>
            <w:rFonts w:ascii="Courier New" w:eastAsia="-webkit-standard" w:hAnsi="Courier New" w:cs="Courier New"/>
            <w:color w:val="000000"/>
          </w:rPr>
          <w:delText xml:space="preserve">eliminates</w:delText>
        </w:r>
      </w:del>
      <w:ins w:id="90022" w:author="Claude" w:date="2026-10-07T00:00:00Z">
        <w:r>
          <w:rPr>
            <w:rFonts w:ascii="Courier New" w:eastAsia="-webkit-standard" w:hAnsi="Courier New" w:cs="Courier New"/>
            <w:color w:val="000000"/>
          </w:rPr>
          <w:t xml:space="preserve">reduces</w:t>
        </w:r>
      </w:ins>
      <w:r>
        <w:rPr>
          <w:rFonts w:ascii="Courier New" w:eastAsia="-webkit-standard" w:hAnsi="Courier New" w:cs="Courier New"/>
          <w:color w:val="000000"/>
        </w:rPr>
        <w:t xml:space="preserve"> human oversight, and allows chairpersons to dedicate more time to high-value academic counseling.</w:t>
      </w:r>
    </w:p>
    <w:p w14:paraId="6C837250" w14:textId="3E5606C4" w:rsidR="00FB68F9" w:rsidRDefault="00FB68F9">
      <w:pPr>
        <w:pStyle w:val="NormalWeb"/>
        <w:spacing w:after="120" w:line="480" w:lineRule="auto"/>
        <w:jc w:val="both"/>
        <w:rPr>
          <w:rFonts w:ascii="Courier New" w:eastAsia="-webkit-standard" w:hAnsi="Courier New" w:cs="Courier New"/>
          <w:color w:val="000000"/>
        </w:rPr>
      </w:pPr>
      <w:r>
        <w:rPr>
          <w:rFonts w:ascii="Courier New" w:eastAsia="-webkit-standard" w:hAnsi="Courier New" w:cs="Courier New"/>
          <w:b/>
          <w:bCs/>
          <w:color w:val="000000"/>
        </w:rPr>
        <w:tab/>
        <w:t xml:space="preserve">College Dean. </w:t>
      </w:r>
      <w:r>
        <w:rPr>
          <w:rFonts w:ascii="Courier New" w:eastAsia="-webkit-standard" w:hAnsi="Courier New" w:cs="Courier New"/>
          <w:color w:val="000000"/>
        </w:rPr>
        <w:t xml:space="preserve">The study provides a college-level tool for academic governance and quality assurance. Through role-based access, the Dean </w:t>
      </w:r>
      <w:del w:id="90023" w:author="Claude" w:date="2026-10-07T00:00:00Z">
        <w:r>
          <w:rPr>
            <w:rFonts w:ascii="Courier New" w:eastAsia="-webkit-standard" w:hAnsi="Courier New" w:cs="Courier New"/>
            <w:color w:val="000000"/>
          </w:rPr>
          <w:delText xml:space="preserve">can view the curriculum audit of students from</w:delText>
        </w:r>
      </w:del>
      <w:ins w:id="90024" w:author="Claude" w:date="2026-10-07T00:00:00Z">
        <w:r>
          <w:rPr>
            <w:rFonts w:ascii="Courier New" w:eastAsia="-webkit-standard" w:hAnsi="Courier New" w:cs="Courier New"/>
            <w:color w:val="000000"/>
          </w:rPr>
          <w:t xml:space="preserve">sees an overview of</w:t>
        </w:r>
      </w:ins>
      <w:r>
        <w:rPr>
          <w:rFonts w:ascii="Courier New" w:eastAsia="-webkit-standard" w:hAnsi="Courier New" w:cs="Courier New"/>
          <w:color w:val="000000"/>
        </w:rPr>
        <w:t xml:space="preserve"> every program in the college</w:t>
      </w:r>
      <w:del w:id="90025" w:author="Claude" w:date="2026-10-07T00:00:00Z">
        <w:r>
          <w:rPr>
            <w:rFonts w:ascii="Courier New" w:eastAsia="-webkit-standard" w:hAnsi="Courier New" w:cs="Courier New"/>
            <w:color w:val="000000"/>
          </w:rPr>
          <w:delText xml:space="preserve">, including each subject's Completed, Available, Pending, Unavailable, or Violation status</w:delText>
        </w:r>
      </w:del>
      <w:ins w:id="90026" w:author="Claude" w:date="2026-10-07T00:00:00Z">
        <w:r>
          <w:rPr>
            <w:rFonts w:ascii="Courier New" w:eastAsia="-webkit-standard" w:hAnsi="Courier New" w:cs="Courier New"/>
            <w:color w:val="000000"/>
          </w:rPr>
          <w:t xml:space="preserve">: its regular and irregular students, students with violations, and students per year level</w:t>
        </w:r>
      </w:ins>
      <w:r>
        <w:rPr>
          <w:rFonts w:ascii="Courier New" w:eastAsia="-webkit-standard" w:hAnsi="Courier New" w:cs="Courier New"/>
          <w:color w:val="000000"/>
        </w:rPr>
        <w:t xml:space="preserve">. The Dean also </w:t>
      </w:r>
      <w:del w:id="90027" w:author="Claude" w:date="2026-10-07T00:00:00Z">
        <w:r>
          <w:rPr>
            <w:rFonts w:ascii="Courier New" w:eastAsia="-webkit-standard" w:hAnsi="Courier New" w:cs="Courier New"/>
            <w:color w:val="000000"/>
          </w:rPr>
          <w:delText xml:space="preserve">creates</w:delText>
        </w:r>
      </w:del>
      <w:ins w:id="90028" w:author="Claude" w:date="2026-10-07T00:00:00Z">
        <w:r>
          <w:rPr>
            <w:rFonts w:ascii="Courier New" w:eastAsia="-webkit-standard" w:hAnsi="Courier New" w:cs="Courier New"/>
            <w:color w:val="000000"/>
          </w:rPr>
          <w:t xml:space="preserve">sets the college's current semester, creates programs together with</w:t>
        </w:r>
      </w:ins>
      <w:r>
        <w:rPr>
          <w:rFonts w:ascii="Courier New" w:eastAsia="-webkit-standard" w:hAnsi="Courier New" w:cs="Courier New"/>
          <w:color w:val="000000"/>
        </w:rPr>
        <w:t xml:space="preserve"> the staff accounts of </w:t>
      </w:r>
      <w:del w:id="90029" w:author="Claude" w:date="2026-10-07T00:00:00Z">
        <w:r>
          <w:rPr>
            <w:rFonts w:ascii="Courier New" w:eastAsia="-webkit-standard" w:hAnsi="Courier New" w:cs="Courier New"/>
            <w:color w:val="000000"/>
          </w:rPr>
          <w:delText xml:space="preserve">the program</w:delText>
        </w:r>
      </w:del>
      <w:ins w:id="90030" w:author="Claude" w:date="2026-10-07T00:00:00Z">
        <w:r>
          <w:rPr>
            <w:rFonts w:ascii="Courier New" w:eastAsia="-webkit-standard" w:hAnsi="Courier New" w:cs="Courier New"/>
            <w:color w:val="000000"/>
          </w:rPr>
          <w:t xml:space="preserve">their program chairpersons, and reassigns</w:t>
        </w:r>
      </w:ins>
      <w:r>
        <w:rPr>
          <w:rFonts w:ascii="Courier New" w:eastAsia="-webkit-standard" w:hAnsi="Courier New" w:cs="Courier New"/>
          <w:color w:val="000000"/>
        </w:rPr>
        <w:t xml:space="preserve"> chairpersons, which limits access to student records to authorized personnel only. Together with the college-wide analytics on student progression, this oversight supports AACCUP accreditation and CHED monitoring visits by providing documented evidence of the college's commitment to academic integrity and outcomes-based education.</w:t>
      </w:r>
    </w:p>
    <w:p w14:paraId="09C55C2E" w14:textId="77777777" w:rsidR="00094483" w:rsidRDefault="00556A13">
      <w:pPr>
        <w:pStyle w:val="NormalWeb"/>
        <w:spacing w:after="120" w:line="480" w:lineRule="auto"/>
        <w:jc w:val="both"/>
        <w:rPr>
          <w:rFonts w:ascii="Courier New" w:eastAsia="-webkit-standard" w:hAnsi="Courier New" w:cs="Courier New"/>
          <w:color w:val="000000"/>
        </w:rPr>
      </w:pPr>
      <w:r>
        <w:rPr>
          <w:rFonts w:ascii="Courier New" w:eastAsia="-webkit-standard" w:hAnsi="Courier New" w:cs="Courier New"/>
          <w:b/>
          <w:bCs/>
          <w:color w:val="000000"/>
        </w:rPr>
        <w:tab/>
        <w:t xml:space="preserve">Students.</w:t>
      </w:r>
      <w:r>
        <w:rPr>
          <w:rFonts w:ascii="Courier New" w:eastAsia="-webkit-standard" w:hAnsi="Courier New" w:cs="Courier New"/>
          <w:color w:val="000000"/>
        </w:rPr>
        <w:t xml:space="preserve"> While the Program Chairperson is the primary user, students are the ultimate beneficiaries of the system’s precision. By ensuring that prerequisite violations are </w:t>
      </w:r>
      <w:del w:id="90031" w:author="Claude" w:date="2026-10-07T00:00:00Z">
        <w:r>
          <w:rPr>
            <w:rFonts w:ascii="Courier New" w:eastAsia="-webkit-standard" w:hAnsi="Courier New" w:cs="Courier New"/>
            <w:color w:val="000000"/>
          </w:rPr>
          <w:delText xml:space="preserve">automatically flagged and prevented during the enrollment period</w:delText>
        </w:r>
      </w:del>
      <w:ins w:id="90032" w:author="Claude" w:date="2026-10-07T00:00:00Z">
        <w:r>
          <w:rPr>
            <w:rFonts w:ascii="Courier New" w:eastAsia="-webkit-standard" w:hAnsi="Courier New" w:cs="Courier New"/>
            <w:color w:val="000000"/>
          </w:rPr>
          <w:t xml:space="preserve">flagged as soon as grades are recorded, and that the subjects a student is not yet eligible for are visible to the chairperson before enrollment</w:t>
        </w:r>
      </w:ins>
      <w:r>
        <w:rPr>
          <w:rFonts w:ascii="Courier New" w:eastAsia="-webkit-standard" w:hAnsi="Courier New" w:cs="Courier New"/>
          <w:color w:val="000000"/>
        </w:rPr>
        <w:t xml:space="preserve">, the system protects students from the academic and emotional distress of being barred from graduation due to late-discovered delinquencies. This proactive approach minimizes unnecessary financial burdens and ensures a seamless, on-time pathway toward program completion.</w:t>
      </w:r>
    </w:p>
    <w:p w14:paraId="736E0096" w14:textId="77777777" w:rsidR="00094483" w:rsidRDefault="00556A13">
      <w:pPr>
        <w:pStyle w:val="NormalWeb"/>
        <w:spacing w:after="120" w:line="480" w:lineRule="auto"/>
        <w:jc w:val="both"/>
        <w:rPr>
          <w:rFonts w:ascii="Courier New" w:eastAsia="-webkit-standard" w:hAnsi="Courier New" w:cs="Courier New"/>
          <w:color w:val="000000"/>
        </w:rPr>
      </w:pPr>
      <w:r>
        <w:rPr>
          <w:rFonts w:ascii="Courier New" w:eastAsia="-webkit-standard" w:hAnsi="Courier New" w:cs="Courier New"/>
          <w:b/>
          <w:bCs/>
          <w:color w:val="000000"/>
        </w:rPr>
        <w:tab/>
        <w:t>University Administration.</w:t>
      </w:r>
      <w:r>
        <w:rPr>
          <w:rFonts w:ascii="Courier New" w:eastAsia="-webkit-standard" w:hAnsi="Courier New" w:cs="Courier New"/>
          <w:color w:val="000000"/>
        </w:rPr>
        <w:t xml:space="preserve"> Auditrix provides a centralized and highly accurate platform for monitoring institutional curriculum compliance. By maintaining strict data integrity and adhering to CHED standards regarding prerequisite sequencing, the university strengthens its position during quality assurance audits and institutional accreditation. Furthermore, the system supports evidence-based governance by providing clear, real-time insights into student progression and identifying potential curriculum bottlenecks.</w:t>
      </w:r>
      <w:r>
        <w:rPr>
          <w:rFonts w:ascii="Courier New" w:eastAsia="-webkit-standard" w:hAnsi="Courier New" w:cs="Courier New"/>
          <w:b/>
          <w:bCs/>
          <w:color w:val="000000"/>
        </w:rPr>
        <w:tab/>
      </w:r>
    </w:p>
    <w:p w14:paraId="5E197D51" w14:textId="77777777" w:rsidR="00FB68F9" w:rsidRDefault="00556A13" w:rsidP="00893BA3">
      <w:pPr>
        <w:pStyle w:val="NormalWeb"/>
        <w:spacing w:after="120" w:line="480" w:lineRule="auto"/>
        <w:jc w:val="both"/>
        <w:rPr>
          <w:rFonts w:ascii="Courier New" w:eastAsia="-webkit-standard" w:hAnsi="Courier New" w:cs="Courier New"/>
          <w:color w:val="000000"/>
        </w:rPr>
      </w:pPr>
      <w:r>
        <w:rPr>
          <w:rFonts w:ascii="Courier New" w:eastAsia="-webkit-standard" w:hAnsi="Courier New" w:cs="Courier New"/>
          <w:b/>
          <w:bCs/>
          <w:color w:val="000000"/>
        </w:rPr>
        <w:tab/>
        <w:t>Future Researchers.</w:t>
      </w:r>
      <w:r>
        <w:rPr>
          <w:rFonts w:ascii="Courier New" w:eastAsia="-webkit-standard" w:hAnsi="Courier New" w:cs="Courier New"/>
          <w:color w:val="000000"/>
        </w:rPr>
        <w:t xml:space="preserve"> This study establishes a technical and conceptual foundation for further innovations in educational technology. It serves as a validated reference for developing more advanced academic tools, such as predictive analytics for student success or the integration of AI-driven decision support systems within higher education institutions in the Philippines.</w:t>
      </w:r>
    </w:p>
    <w:p w14:paraId="12E96BF6" w14:textId="77777777" w:rsidR="00693157" w:rsidRDefault="00693157" w:rsidP="00893BA3">
      <w:pPr>
        <w:pStyle w:val="NormalWeb"/>
        <w:spacing w:after="120" w:line="480" w:lineRule="auto"/>
        <w:jc w:val="both"/>
        <w:rPr>
          <w:rFonts w:ascii="Courier New" w:eastAsia="-webkit-standard" w:hAnsi="Courier New" w:cs="Courier New"/>
          <w:color w:val="000000"/>
        </w:rPr>
      </w:pPr>
    </w:p>
    <w:p w14:paraId="01552A58" w14:textId="77777777" w:rsidR="004702A7" w:rsidRPr="00227703" w:rsidRDefault="004702A7" w:rsidP="00893BA3">
      <w:pPr>
        <w:pStyle w:val="NormalWeb"/>
        <w:spacing w:after="120" w:line="480" w:lineRule="auto"/>
        <w:jc w:val="both"/>
        <w:rPr>
          <w:rFonts w:ascii="Courier New" w:eastAsia="-webkit-standard" w:hAnsi="Courier New" w:cs="Courier New"/>
          <w:color w:val="000000"/>
        </w:rPr>
      </w:pPr>
    </w:p>
    <w:p w14:paraId="3B461842" w14:textId="77777777" w:rsidR="00094483" w:rsidRDefault="00000000">
      <w:pPr>
        <w:spacing w:line="480" w:lineRule="auto"/>
        <w:jc w:val="both"/>
        <w:rPr>
          <w:rFonts w:ascii="Courier New" w:hAnsi="Courier New" w:cs="Courier New"/>
          <w:b/>
          <w:bCs/>
          <w:sz w:val="24"/>
          <w:szCs w:val="24"/>
          <w:lang w:val="en-US"/>
        </w:rPr>
      </w:pPr>
      <w:r>
        <w:rPr>
          <w:rFonts w:ascii="Courier New" w:hAnsi="Courier New" w:cs="Courier New"/>
          <w:b/>
          <w:bCs/>
          <w:sz w:val="24"/>
          <w:szCs w:val="24"/>
          <w:lang w:val="en-US"/>
        </w:rPr>
        <w:lastRenderedPageBreak/>
        <w:t>Scope and Delimitations</w:t>
      </w:r>
    </w:p>
    <w:p w14:paraId="0B1D6EDA" w14:textId="77777777" w:rsidR="009F172D" w:rsidRDefault="00000000">
      <w:pPr>
        <w:pStyle w:val="NormalWeb"/>
        <w:spacing w:after="120" w:line="480" w:lineRule="auto"/>
        <w:ind w:firstLine="720"/>
        <w:jc w:val="both"/>
        <w:rPr>
          <w:rFonts w:ascii="Courier New" w:eastAsia="-webkit-standard" w:hAnsi="Courier New" w:cs="Courier New"/>
          <w:bCs/>
          <w:color w:val="000000"/>
        </w:rPr>
      </w:pPr>
      <w:r>
        <w:rPr>
          <w:rFonts w:ascii="Courier New" w:eastAsia="-webkit-standard" w:hAnsi="Courier New" w:cs="Courier New"/>
          <w:bCs/>
          <w:color w:val="000000"/>
        </w:rPr>
        <w:t>The primary focus of this study is the design and development of Auditrix: A Curriculum Audit System for Kalinga State University (KSU). The system is engineered as a specialized administrative tool to support Program Chairpersons in monitoring student curriculum progress and ensuring strict prerequisite compliance.</w:t>
      </w:r>
    </w:p>
    <w:p w14:paraId="03325C18" w14:textId="77777777" w:rsidR="00370016" w:rsidRDefault="009F172D">
      <w:pPr>
        <w:pStyle w:val="NormalWeb"/>
        <w:spacing w:after="120" w:line="480" w:lineRule="auto"/>
        <w:ind w:firstLine="720"/>
        <w:jc w:val="both"/>
        <w:rPr>
          <w:rFonts w:ascii="Courier New" w:eastAsia="-webkit-standard" w:hAnsi="Courier New" w:cs="Courier New"/>
          <w:bCs/>
          <w:color w:val="000000"/>
        </w:rPr>
      </w:pPr>
      <w:r>
        <w:rPr>
          <w:rFonts w:ascii="Courier New" w:eastAsia="-webkit-standard" w:hAnsi="Courier New" w:cs="Courier New"/>
          <w:bCs/>
          <w:color w:val="000000"/>
        </w:rPr>
        <w:t xml:space="preserve">Although the </w:t>
      </w:r>
      <w:del w:id="90033" w:author="Claude" w:date="2026-10-07T00:00:00Z">
        <w:r>
          <w:rPr>
            <w:rFonts w:ascii="Courier New" w:eastAsia="-webkit-standard" w:hAnsi="Courier New" w:cs="Courier New"/>
            <w:bCs/>
            <w:color w:val="000000"/>
          </w:rPr>
          <w:delText xml:space="preserve">university comprises</w:delText>
        </w:r>
      </w:del>
      <w:ins w:id="90034" w:author="Claude" w:date="2026-10-07T00:00:00Z">
        <w:r>
          <w:rPr>
            <w:rFonts w:ascii="Courier New" w:eastAsia="-webkit-standard" w:hAnsi="Courier New" w:cs="Courier New"/>
            <w:color w:val="000000"/>
          </w:rPr>
          <w:t xml:space="preserve">system was built for all</w:t>
        </w:r>
      </w:ins>
      <w:r>
        <w:rPr>
          <w:rFonts w:ascii="Courier New" w:eastAsia="-webkit-standard" w:hAnsi="Courier New" w:cs="Courier New"/>
          <w:bCs/>
          <w:color w:val="000000"/>
        </w:rPr>
        <w:t xml:space="preserve"> thirteen (13) colleges</w:t>
      </w:r>
      <w:ins w:id="90035" w:author="Claude" w:date="2026-10-07T00:00:00Z">
        <w:r>
          <w:rPr>
            <w:rFonts w:ascii="Courier New" w:eastAsia="-webkit-standard" w:hAnsi="Courier New" w:cs="Courier New"/>
            <w:color w:val="000000"/>
          </w:rPr>
          <w:t xml:space="preserve"> of the university</w:t>
        </w:r>
      </w:ins>
      <w:r>
        <w:rPr>
          <w:rFonts w:ascii="Courier New" w:eastAsia="-webkit-standard" w:hAnsi="Courier New" w:cs="Courier New"/>
          <w:bCs/>
          <w:color w:val="000000"/>
        </w:rPr>
        <w:t xml:space="preserve">, this study focuses on the College of Engineering and Information Technology, which served as the primary data source and testing site</w:t>
      </w:r>
      <w:ins w:id="90036" w:author="Claude" w:date="2026-10-07T00:00:00Z">
        <w:r>
          <w:rPr>
            <w:rFonts w:ascii="Courier New" w:eastAsia="-webkit-standard" w:hAnsi="Courier New" w:cs="Courier New"/>
            <w:color w:val="000000"/>
          </w:rPr>
          <w:t xml:space="preserve">; the system was tested with the curricula and students of the BSCpE, BSIT and BSCE programs</w:t>
        </w:r>
      </w:ins>
      <w:r>
        <w:rPr>
          <w:rFonts w:ascii="Courier New" w:eastAsia="-webkit-standard" w:hAnsi="Courier New" w:cs="Courier New"/>
          <w:bCs/>
          <w:color w:val="000000"/>
        </w:rPr>
        <w:t xml:space="preserve">.</w:t>
      </w:r>
    </w:p>
    <w:p w14:paraId="68DDE344" w14:textId="77777777" w:rsidR="00B52031" w:rsidRPr="00B52031" w:rsidRDefault="00B52031" w:rsidP="00B52031">
      <w:pPr>
        <w:pStyle w:val="NormalWeb"/>
        <w:spacing w:after="120" w:line="480" w:lineRule="auto"/>
        <w:ind w:firstLine="720"/>
        <w:jc w:val="both"/>
        <w:rPr>
          <w:rFonts w:ascii="Courier New" w:eastAsia="-webkit-standard" w:hAnsi="Courier New" w:cs="Courier New"/>
          <w:bCs/>
          <w:color w:val="000000"/>
        </w:rPr>
      </w:pPr>
      <w:r>
        <w:rPr>
          <w:rFonts w:ascii="Courier New" w:eastAsia="-webkit-standard" w:hAnsi="Courier New" w:cs="Courier New"/>
          <w:bCs/>
          <w:color w:val="000000"/>
        </w:rPr>
        <w:t xml:space="preserve">The system covers several key functionalities designed to automate and analyze academic progression</w:t>
      </w:r>
      <w:del w:id="90037" w:author="Claude" w:date="2026-10-07T00:00:00Z">
        <w:r>
          <w:rPr>
            <w:rFonts w:ascii="Courier New" w:eastAsia="-webkit-standard" w:hAnsi="Courier New" w:cs="Courier New"/>
            <w:bCs/>
            <w:color w:val="000000"/>
          </w:rPr>
          <w:delText xml:space="preserve"> within the College of Engineering and Information Technology</w:delText>
        </w:r>
      </w:del>
      <w:r>
        <w:rPr>
          <w:rFonts w:ascii="Courier New" w:eastAsia="-webkit-standard" w:hAnsi="Courier New" w:cs="Courier New"/>
          <w:bCs/>
          <w:color w:val="000000"/>
        </w:rPr>
        <w:t xml:space="preserve">. At its core, the software records grades through a term-based grade entry module</w:t>
      </w:r>
      <w:ins w:id="90038" w:author="Claude" w:date="2026-10-07T00:00:00Z">
        <w:r>
          <w:rPr>
            <w:rFonts w:ascii="Courier New" w:eastAsia="-webkit-standard" w:hAnsi="Courier New" w:cs="Courier New"/>
            <w:color w:val="000000"/>
          </w:rPr>
          <w:t xml:space="preserve">, in which a term is written as the school year and semester (for example, 25-1 for the first semester of School Year 2025-2026),</w:t>
        </w:r>
      </w:ins>
      <w:r>
        <w:rPr>
          <w:rFonts w:ascii="Courier New" w:eastAsia="-webkit-standard" w:hAnsi="Courier New" w:cs="Courier New"/>
          <w:bCs/>
          <w:color w:val="000000"/>
        </w:rPr>
        <w:t xml:space="preserve"> and checks them against the program's curriculum</w:t>
      </w:r>
      <w:del w:id="90039" w:author="Claude" w:date="2026-10-07T00:00:00Z">
        <w:r>
          <w:rPr>
            <w:rFonts w:ascii="Courier New" w:eastAsia="-webkit-standard" w:hAnsi="Courier New" w:cs="Courier New"/>
            <w:bCs/>
            <w:color w:val="000000"/>
          </w:rPr>
          <w:delText xml:space="preserve"> map</w:delText>
        </w:r>
      </w:del>
      <w:r>
        <w:rPr>
          <w:rFonts w:ascii="Courier New" w:eastAsia="-webkit-standard" w:hAnsi="Courier New" w:cs="Courier New"/>
          <w:bCs/>
          <w:color w:val="000000"/>
        </w:rPr>
        <w:t xml:space="preserve">, which is maintained in versions per curriculum year</w:t>
      </w:r>
      <w:del w:id="90040" w:author="Claude" w:date="2026-10-07T00:00:00Z">
        <w:r>
          <w:rPr>
            <w:rFonts w:ascii="Courier New" w:eastAsia="-webkit-standard" w:hAnsi="Courier New" w:cs="Courier New"/>
            <w:bCs/>
            <w:color w:val="000000"/>
          </w:rPr>
          <w:delText xml:space="preserve">, to enable the real-time detection of prerequisite and corequisite violations</w:delText>
        </w:r>
      </w:del>
      <w:r>
        <w:rPr>
          <w:rFonts w:ascii="Courier New" w:eastAsia="-webkit-standard" w:hAnsi="Courier New" w:cs="Courier New"/>
          <w:bCs/>
          <w:color w:val="000000"/>
        </w:rPr>
        <w:t xml:space="preserve">. Each subject on a student's record is assigned one of five statuses: Completed, Available, Pending, Unavailable, or Violation. A Violation is </w:t>
      </w:r>
      <w:del w:id="90041" w:author="Claude" w:date="2026-10-07T00:00:00Z">
        <w:r>
          <w:rPr>
            <w:rFonts w:ascii="Courier New" w:eastAsia="-webkit-standard" w:hAnsi="Courier New" w:cs="Courier New"/>
            <w:bCs/>
            <w:color w:val="000000"/>
          </w:rPr>
          <w:delText xml:space="preserve">recorded as a permanent flag at the moment of grade entry and is cleared only by a new grade entry, such as a retake</w:delText>
        </w:r>
      </w:del>
      <w:ins w:id="90042" w:author="Claude" w:date="2026-10-07T00:00:00Z">
        <w:r>
          <w:rPr>
            <w:rFonts w:ascii="Courier New" w:eastAsia="-webkit-standard" w:hAnsi="Courier New" w:cs="Courier New"/>
            <w:color w:val="000000"/>
          </w:rPr>
          <w:t xml:space="preserve">determined from the terms: a prerequisite must have been passed in a term before the subject was taken, and co-requisites must be taken and passed in the same term. Because the statuses are worked out again each time a record is viewed, grades can be entered in any order, and a violation is cleared only when the subject is retaken after its requirements are met</w:t>
        </w:r>
      </w:ins>
      <w:r>
        <w:rPr>
          <w:rFonts w:ascii="Courier New" w:eastAsia="-webkit-standard" w:hAnsi="Courier New" w:cs="Courier New"/>
          <w:bCs/>
          <w:color w:val="000000"/>
        </w:rPr>
        <w:t xml:space="preserve">. The system also keeps a record of student movement through a transfer, shift, and drop module, which logs every case in a per-student history.</w:t>
      </w:r>
    </w:p>
    <w:p w14:paraId="2364885D" w14:textId="77777777" w:rsidR="00B52031" w:rsidRPr="00B52031" w:rsidRDefault="00B52031" w:rsidP="00B52031">
      <w:pPr>
        <w:pStyle w:val="NormalWeb"/>
        <w:spacing w:after="120" w:line="480" w:lineRule="auto"/>
        <w:ind w:firstLine="720"/>
        <w:jc w:val="both"/>
        <w:rPr>
          <w:rFonts w:ascii="Courier New" w:eastAsia="-webkit-standard" w:hAnsi="Courier New" w:cs="Courier New"/>
          <w:bCs/>
          <w:color w:val="000000"/>
        </w:rPr>
      </w:pPr>
      <w:del w:id="90043" w:author="Claude" w:date="2026-10-07T00:00:00Z">
        <w:r>
          <w:rPr>
            <w:rFonts w:ascii="Courier New" w:eastAsia="-webkit-standard" w:hAnsi="Courier New" w:cs="Courier New"/>
            <w:bCs/>
            <w:color w:val="000000"/>
          </w:rPr>
          <w:delText xml:space="preserve">Beyond basic auditing, the system incorporates a data analytics dashboard that provides institutional insights into student movement. This includes calculating the percentage of students who have shifted programs, transferred to other institutions, or dropped out of the university entirely.</w:delText>
        </w:r>
      </w:del>
      <w:ins w:id="90044" w:author="Claude" w:date="2026-10-07T00:00:00Z">
        <w:r>
          <w:rPr>
            <w:rFonts w:ascii="Courier New" w:eastAsia="-webkit-standard" w:hAnsi="Courier New" w:cs="Courier New"/>
            <w:color w:val="000000"/>
          </w:rPr>
          <w:t xml:space="preserve">Beyond basic auditing, the system includes a dashboard that summarizes each program: the total number of students, the regular and irregular students, the students with violations, the students per year level (Freshman to Senior), the curriculum versions, and the number of students who shifted, transferred, or dropped, together with the most recent movements.</w:t>
        </w:r>
      </w:ins>
    </w:p>
    <w:p w14:paraId="62D01766" w14:textId="77777777" w:rsidR="00B52031" w:rsidRPr="00B52031" w:rsidRDefault="00B52031" w:rsidP="00B52031">
      <w:pPr>
        <w:pStyle w:val="NormalWeb"/>
        <w:spacing w:after="120" w:line="480" w:lineRule="auto"/>
        <w:ind w:firstLine="720"/>
        <w:jc w:val="both"/>
        <w:rPr>
          <w:rFonts w:ascii="Courier New" w:eastAsia="-webkit-standard" w:hAnsi="Courier New" w:cs="Courier New"/>
          <w:bCs/>
          <w:color w:val="000000"/>
        </w:rPr>
      </w:pPr>
      <w:del w:id="90045" w:author="Claude" w:date="2026-10-07T00:00:00Z">
        <w:r>
          <w:rPr>
            <w:rFonts w:ascii="Courier New" w:eastAsia="-webkit-standard" w:hAnsi="Courier New" w:cs="Courier New"/>
            <w:bCs/>
            <w:color w:val="000000"/>
          </w:rPr>
          <w:delText xml:space="preserve">A critical component of this tracking is the graduation monitoring feature, which identifies the percentage of students graduating on time by cross-referencing their residency years with their specific curriculum requirements. The system also implements an automated alert mechanism that flags "Incomplete" grades, which appear as Pending on the student's record, and issues lapse warnings. These warnings serve as an early intervention tool for students at risk of exceeding residency limits or failing to resolve academic deficiencies within the prescribed timeframe.</w:delText>
        </w:r>
      </w:del>
      <w:ins w:id="90046" w:author="Claude" w:date="2026-10-07T00:00:00Z">
        <w:r>
          <w:rPr>
            <w:rFonts w:ascii="Courier New" w:eastAsia="-webkit-standard" w:hAnsi="Courier New" w:cs="Courier New"/>
            <w:color w:val="000000"/>
          </w:rPr>
          <w:t xml:space="preserve">Year levels are determined automatically from what each student has finished, following the KSU Operations Manual: a student moves up when the share of curriculum units passed reaches the threshold for Sophomore (25%), Junior (more than 50%) or Senior (75%), or when every subject of the earlier years has been passed. A student is classified as regular when enrolled in the full prescribed load for the current semester and irregular when enrolled in less, as defined in the same manual. Incomplete (INC) grades are shown as Pending until the chairperson enters the final grade; following the adviser's decision, an INC does not lapse automatically into a failing grade.</w:t>
        </w:r>
      </w:ins>
    </w:p>
    <w:p w14:paraId="641E860F" w14:textId="77777777" w:rsidR="00B52031" w:rsidRPr="00B52031" w:rsidRDefault="00B52031" w:rsidP="00B52031">
      <w:pPr>
        <w:pStyle w:val="NormalWeb"/>
        <w:spacing w:after="120" w:line="480" w:lineRule="auto"/>
        <w:ind w:firstLine="720"/>
        <w:jc w:val="both"/>
        <w:rPr>
          <w:rFonts w:ascii="Courier New" w:eastAsia="-webkit-standard" w:hAnsi="Courier New" w:cs="Courier New"/>
          <w:bCs/>
          <w:color w:val="000000"/>
        </w:rPr>
      </w:pPr>
      <w:r>
        <w:rPr>
          <w:rFonts w:ascii="Courier New" w:eastAsia="-webkit-standard" w:hAnsi="Courier New" w:cs="Courier New"/>
          <w:bCs/>
          <w:color w:val="000000"/>
        </w:rPr>
        <w:t xml:space="preserve">The system does not include subsystems for other administrative offices, such as the Registrar, Accounting, or Library services. It does not enroll students in subjects; it audits recorded grades and reports each subject's status. </w:t>
      </w:r>
      <w:del w:id="90047" w:author="Claude" w:date="2026-10-07T00:00:00Z">
        <w:r>
          <w:rPr>
            <w:rFonts w:ascii="Courier New" w:eastAsia="-webkit-standard" w:hAnsi="Courier New" w:cs="Courier New"/>
            <w:bCs/>
            <w:color w:val="000000"/>
          </w:rPr>
          <w:delText xml:space="preserve">Bulk registration of students through CSV import is not yet covered, pending validation against an actual KSU classlist.</w:delText>
        </w:r>
      </w:del>
      <w:ins w:id="90048" w:author="Claude" w:date="2026-10-07T00:00:00Z">
        <w:r>
          <w:rPr>
            <w:rFonts w:ascii="Courier New" w:eastAsia="-webkit-standard" w:hAnsi="Courier New" w:cs="Courier New"/>
            <w:color w:val="000000"/>
          </w:rPr>
          <w:t xml:space="preserve">It is not connected to the KSU MIS or to the Registrar's records: student lists and curricula are encoded or imported from files (CSV, or the .xls file produced by the KSU-MIS "Export to Excel" function), and grades are entered student by student. Students do not have their own access to the system.</w:t>
        </w:r>
      </w:ins>
    </w:p>
    <w:p w14:paraId="0209DDC5" w14:textId="77777777" w:rsidR="00B52031" w:rsidRPr="00B52031" w:rsidRDefault="00B52031" w:rsidP="00B52031">
      <w:pPr>
        <w:pStyle w:val="NormalWeb"/>
        <w:spacing w:after="120" w:line="480" w:lineRule="auto"/>
        <w:ind w:firstLine="720"/>
        <w:jc w:val="both"/>
        <w:rPr>
          <w:rFonts w:ascii="Courier New" w:eastAsia="-webkit-standard" w:hAnsi="Courier New" w:cs="Courier New"/>
          <w:bCs/>
          <w:color w:val="000000"/>
        </w:rPr>
      </w:pPr>
      <w:r>
        <w:rPr>
          <w:rFonts w:ascii="Courier New" w:eastAsia="-webkit-standard" w:hAnsi="Courier New" w:cs="Courier New"/>
          <w:bCs/>
          <w:color w:val="000000"/>
        </w:rPr>
        <w:t xml:space="preserve">The system's logic is limited to descriptive auditing (identifying compliance with existing rules) and does not include predictive analytics (forecasting of program completion) or AI-driven enrollment counseling</w:t>
      </w:r>
      <w:ins w:id="90049" w:author="Claude" w:date="2026-10-07T00:00:00Z">
        <w:r>
          <w:rPr>
            <w:rFonts w:ascii="Courier New" w:eastAsia="-webkit-standard" w:hAnsi="Courier New" w:cs="Courier New"/>
            <w:color w:val="000000"/>
          </w:rPr>
          <w:t xml:space="preserve">, and it does not monitor graduation or residency limits</w:t>
        </w:r>
      </w:ins>
      <w:r>
        <w:rPr>
          <w:rFonts w:ascii="Courier New" w:eastAsia="-webkit-standard" w:hAnsi="Courier New" w:cs="Courier New"/>
          <w:bCs/>
          <w:color w:val="000000"/>
        </w:rPr>
        <w:t xml:space="preserve">.</w:t>
      </w:r>
    </w:p>
    <w:p w14:paraId="6A7E3F02" w14:textId="1E89FEA4" w:rsidR="00721D10" w:rsidRPr="00B52031" w:rsidRDefault="00000000">
      <w:pPr>
        <w:pStyle w:val="NormalWeb"/>
        <w:spacing w:after="120" w:line="480" w:lineRule="auto"/>
        <w:ind w:firstLine="720"/>
        <w:jc w:val="both"/>
        <w:rPr>
          <w:rFonts w:ascii="Courier New" w:eastAsia="-webkit-standard" w:hAnsi="Courier New" w:cs="Courier New"/>
          <w:bCs/>
          <w:color w:val="000000"/>
        </w:rPr>
      </w:pPr>
      <w:r>
        <w:rPr>
          <w:rFonts w:ascii="Courier New" w:eastAsia="-webkit-standard" w:hAnsi="Courier New" w:cs="Courier New"/>
          <w:bCs/>
          <w:color w:val="000000"/>
        </w:rPr>
        <w:t xml:space="preserve"> </w:t>
      </w:r>
    </w:p>
    <w:p w14:paraId="08440EE4" w14:textId="77777777" w:rsidR="00094483" w:rsidRDefault="00000000">
      <w:pPr>
        <w:pStyle w:val="NormalWeb"/>
        <w:spacing w:after="120" w:line="480" w:lineRule="auto"/>
        <w:jc w:val="both"/>
        <w:rPr>
          <w:rFonts w:ascii="Courier New" w:eastAsia="-webkit-standard" w:hAnsi="Courier New" w:cs="Courier New"/>
          <w:b/>
          <w:color w:val="000000"/>
        </w:rPr>
      </w:pPr>
      <w:r>
        <w:rPr>
          <w:rFonts w:ascii="Courier New" w:eastAsia="-webkit-standard" w:hAnsi="Courier New" w:cs="Courier New"/>
          <w:b/>
          <w:color w:val="000000"/>
        </w:rPr>
        <w:t>Definition of Terms</w:t>
      </w:r>
    </w:p>
    <w:p w14:paraId="35FBF3A1" w14:textId="77777777" w:rsidR="00094483" w:rsidRDefault="00000000">
      <w:pPr>
        <w:spacing w:after="0" w:line="480" w:lineRule="auto"/>
        <w:ind w:firstLine="720"/>
        <w:jc w:val="both"/>
        <w:rPr>
          <w:rFonts w:ascii="Courier New" w:hAnsi="Courier New" w:cs="Courier New"/>
          <w:b/>
          <w:bCs/>
          <w:sz w:val="24"/>
          <w:szCs w:val="24"/>
        </w:rPr>
      </w:pPr>
      <w:r>
        <w:rPr>
          <w:rFonts w:ascii="Courier New" w:hAnsi="Courier New" w:cs="Courier New"/>
          <w:sz w:val="24"/>
          <w:szCs w:val="24"/>
        </w:rPr>
        <w:t>This section explains the technical terms used in this study. For each term, different sources are evaluated, and their relevance as applicable to this study is provided.</w:t>
      </w:r>
    </w:p>
    <w:p w14:paraId="1DBE472D" w14:textId="77777777" w:rsidR="00094483"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 xml:space="preserve">Curriculum Audit System.</w:t>
      </w:r>
      <w:r>
        <w:rPr>
          <w:rFonts w:ascii="Courier New" w:hAnsi="Courier New" w:cs="Courier New"/>
          <w:sz w:val="24"/>
          <w:szCs w:val="24"/>
        </w:rPr>
        <w:t xml:space="preserve"> Refers to the web-based system designed and developed in this study to analyze student academic records and compare them with the official curriculum. Its primary purpose is to detect prerequisite violations </w:t>
      </w:r>
      <w:del w:id="90050" w:author="Claude" w:date="2026-10-07T00:00:00Z">
        <w:r>
          <w:rPr>
            <w:rFonts w:ascii="Courier New" w:hAnsi="Courier New" w:cs="Courier New"/>
            <w:sz w:val="24"/>
            <w:szCs w:val="24"/>
          </w:rPr>
          <w:delText xml:space="preserve">specifically for use by the Program Chairperson</w:delText>
        </w:r>
      </w:del>
      <w:ins w:id="90051" w:author="Claude" w:date="2026-10-07T00:00:00Z">
        <w:r>
          <w:rPr>
            <w:rFonts w:ascii="Courier New" w:hAnsi="Courier New" w:cs="Courier New"/>
            <w:sz w:val="24"/>
            <w:szCs w:val="24"/>
          </w:rPr>
          <w:t xml:space="preserve">for use by Program Chairpersons and Deans</w:t>
        </w:r>
      </w:ins>
      <w:r>
        <w:rPr>
          <w:rFonts w:ascii="Courier New" w:hAnsi="Courier New" w:cs="Courier New"/>
          <w:sz w:val="24"/>
          <w:szCs w:val="24"/>
        </w:rPr>
        <w:t xml:space="preserve">.</w:t>
      </w:r>
    </w:p>
    <w:p w14:paraId="27BD3B1A" w14:textId="77777777" w:rsidR="00094483"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 xml:space="preserve">Prerequisite.</w:t>
      </w:r>
      <w:r>
        <w:rPr>
          <w:rFonts w:ascii="Courier New" w:hAnsi="Courier New" w:cs="Courier New"/>
          <w:sz w:val="24"/>
          <w:szCs w:val="24"/>
        </w:rPr>
        <w:t xml:space="preserve"> A course that must be successfully completed before a student can enroll in a more advanced subject. In this study, </w:t>
      </w:r>
      <w:ins w:id="90052" w:author="Claude" w:date="2026-10-07T00:00:00Z">
        <w:r>
          <w:rPr>
            <w:rFonts w:ascii="Courier New" w:hAnsi="Courier New" w:cs="Courier New"/>
            <w:sz w:val="24"/>
            <w:szCs w:val="24"/>
          </w:rPr>
          <w:t xml:space="preserve">following the KSU Student Handbook, a prerequisite must be passed in a term before the term in which the subject is taken; </w:t>
        </w:r>
      </w:ins>
      <w:r>
        <w:rPr>
          <w:rFonts w:ascii="Courier New" w:hAnsi="Courier New" w:cs="Courier New"/>
          <w:sz w:val="24"/>
          <w:szCs w:val="24"/>
        </w:rPr>
        <w:t xml:space="preserve">prerequisites are validated automatically to ensure students follow the correct program sequence.</w:t>
      </w:r>
    </w:p>
    <w:p w14:paraId="21911F4D" w14:textId="77777777" w:rsidR="00094483" w:rsidRDefault="00000000">
      <w:pPr>
        <w:spacing w:after="0" w:line="480" w:lineRule="auto"/>
        <w:ind w:firstLine="720"/>
        <w:jc w:val="both"/>
        <w:rPr>
          <w:rFonts w:ascii="Courier New" w:hAnsi="Courier New" w:cs="Courier New"/>
          <w:sz w:val="24"/>
          <w:szCs w:val="24"/>
        </w:rPr>
      </w:pPr>
      <w:del w:id="90053" w:author="Claude" w:date="2026-10-07T00:00:00Z">
        <w:r>
          <w:rPr>
            <w:rFonts w:ascii="Courier New" w:hAnsi="Courier New" w:cs="Courier New"/>
            <w:b/>
            <w:bCs/>
            <w:sz w:val="24"/>
            <w:szCs w:val="24"/>
          </w:rPr>
          <w:delText xml:space="preserve">Prerequisite Violation.</w:delText>
        </w:r>
      </w:del>
      <w:del w:id="90054" w:author="Claude" w:date="2026-10-07T00:00:00Z">
        <w:r>
          <w:rPr>
            <w:rFonts w:ascii="Courier New" w:hAnsi="Courier New" w:cs="Courier New"/>
            <w:sz w:val="24"/>
            <w:szCs w:val="24"/>
          </w:rPr>
          <w:delText xml:space="preserve"> A situation where a student attempts to enroll in a course without completing the required prerequisite subject. Auditrix detected, flagged, and categorized these violations (Pending, Validated, or Violated).</w:delText>
        </w:r>
      </w:del>
      <w:ins w:id="90055" w:author="Claude" w:date="2026-10-07T00:00:00Z">
        <w:r>
          <w:rPr>
            <w:rFonts w:ascii="Courier New" w:hAnsi="Courier New" w:cs="Courier New"/>
            <w:b/>
            <w:bCs/>
            <w:sz w:val="24"/>
            <w:szCs w:val="24"/>
          </w:rPr>
          <w:t xml:space="preserve">Prerequisite Violation.</w:t>
        </w:r>
      </w:ins>
      <w:ins w:id="90056" w:author="Claude" w:date="2026-10-07T00:00:00Z">
        <w:r>
          <w:rPr>
            <w:rFonts w:ascii="Courier New" w:hAnsi="Courier New" w:cs="Courier New"/>
            <w:sz w:val="24"/>
            <w:szCs w:val="24"/>
          </w:rPr>
          <w:t xml:space="preserve"> A situation where a student takes a subject without having passed its prerequisite in an earlier term, or without taking its co-requisite in the same term. Auditrix flags such a subject with the status Violation and states the reason; the subject earns no credit and must be retaken.</w:t>
        </w:r>
      </w:ins>
    </w:p>
    <w:p>
      <w:pPr>
        <w:spacing w:after="0" w:line="480" w:lineRule="auto"/>
        <w:ind w:firstLine="720"/>
        <w:jc w:val="both"/>
        <w:rPr>
          <w:ins w:id="90057" w:author="Claude" w:date="2026-10-07T00:00:00Z"/>
          <w:rFonts w:ascii="Courier New" w:hAnsi="Courier New" w:cs="Courier New"/>
          <w:sz w:val="24"/>
          <w:szCs w:val="24"/>
        </w:rPr>
      </w:pPr>
      <w:ins w:id="90058" w:author="Claude" w:date="2026-10-07T00:00:00Z">
        <w:r>
          <w:rPr>
            <w:rFonts w:ascii="Courier New" w:hAnsi="Courier New" w:cs="Courier New"/>
            <w:b/>
            <w:bCs/>
            <w:sz w:val="24"/>
            <w:szCs w:val="24"/>
          </w:rPr>
          <w:t xml:space="preserve">Co-requisite.</w:t>
        </w:r>
        <w:r>
          <w:rPr>
            <w:rFonts w:ascii="Courier New" w:hAnsi="Courier New" w:cs="Courier New"/>
            <w:sz w:val="24"/>
            <w:szCs w:val="24"/>
          </w:rPr>
          <w:t xml:space="preserve"> A subject that must be taken simultaneously with another, in the same semester (KSU Student Handbook). In this study, co-requisites pair both ways, must be taken in the same term, and must both be passed; if one is failed, both are retaken.</w:t>
        </w:r>
      </w:ins>
    </w:p>
    <w:p>
      <w:pPr>
        <w:spacing w:after="0" w:line="480" w:lineRule="auto"/>
        <w:ind w:firstLine="720"/>
        <w:jc w:val="both"/>
        <w:rPr>
          <w:ins w:id="90059" w:author="Claude" w:date="2026-10-07T00:00:00Z"/>
          <w:rFonts w:ascii="Courier New" w:hAnsi="Courier New" w:cs="Courier New"/>
          <w:sz w:val="24"/>
          <w:szCs w:val="24"/>
        </w:rPr>
      </w:pPr>
      <w:ins w:id="90060" w:author="Claude" w:date="2026-10-07T00:00:00Z">
        <w:r>
          <w:rPr>
            <w:rFonts w:ascii="Courier New" w:hAnsi="Courier New" w:cs="Courier New"/>
            <w:b/>
            <w:bCs/>
            <w:sz w:val="24"/>
            <w:szCs w:val="24"/>
          </w:rPr>
          <w:t xml:space="preserve">Incomplete (INC).</w:t>
        </w:r>
        <w:r>
          <w:rPr>
            <w:rFonts w:ascii="Courier New" w:hAnsi="Courier New" w:cs="Courier New"/>
            <w:sz w:val="24"/>
            <w:szCs w:val="24"/>
          </w:rPr>
          <w:t xml:space="preserve"> A grade given when a student has not yet completed the requirements of a subject. In Auditrix, a subject with an INC is shown as Pending, and it counts as passed only from the term in which the final grade was given.</w:t>
        </w:r>
      </w:ins>
    </w:p>
    <w:p>
      <w:pPr>
        <w:spacing w:after="0" w:line="480" w:lineRule="auto"/>
        <w:ind w:firstLine="720"/>
        <w:jc w:val="both"/>
        <w:rPr>
          <w:ins w:id="90061" w:author="Claude" w:date="2026-10-07T00:00:00Z"/>
          <w:rFonts w:ascii="Courier New" w:hAnsi="Courier New" w:cs="Courier New"/>
          <w:sz w:val="24"/>
          <w:szCs w:val="24"/>
        </w:rPr>
      </w:pPr>
      <w:ins w:id="90062" w:author="Claude" w:date="2026-10-07T00:00:00Z">
        <w:r>
          <w:rPr>
            <w:rFonts w:ascii="Courier New" w:hAnsi="Courier New" w:cs="Courier New"/>
            <w:b/>
            <w:bCs/>
            <w:sz w:val="24"/>
            <w:szCs w:val="24"/>
          </w:rPr>
          <w:t xml:space="preserve">Term.</w:t>
        </w:r>
        <w:r>
          <w:rPr>
            <w:rFonts w:ascii="Courier New" w:hAnsi="Courier New" w:cs="Courier New"/>
            <w:sz w:val="24"/>
            <w:szCs w:val="24"/>
          </w:rPr>
          <w:t xml:space="preserve"> A semester of a school year, written in Auditrix as YY-S: the first two digits of the school year and the semester (1 for the first semester, 2 for the second semester, and 3 for midyear). Terms are ordered 25-1, 25-2, 25-3, then 26-1.</w:t>
        </w:r>
      </w:ins>
    </w:p>
    <w:p>
      <w:pPr>
        <w:spacing w:after="0" w:line="480" w:lineRule="auto"/>
        <w:ind w:firstLine="720"/>
        <w:jc w:val="both"/>
        <w:rPr>
          <w:ins w:id="90063" w:author="Claude" w:date="2026-10-07T00:00:00Z"/>
          <w:rFonts w:ascii="Courier New" w:hAnsi="Courier New" w:cs="Courier New"/>
          <w:sz w:val="24"/>
          <w:szCs w:val="24"/>
        </w:rPr>
      </w:pPr>
      <w:ins w:id="90064" w:author="Claude" w:date="2026-10-07T00:00:00Z">
        <w:r>
          <w:rPr>
            <w:rFonts w:ascii="Courier New" w:hAnsi="Courier New" w:cs="Courier New"/>
            <w:b/>
            <w:bCs/>
            <w:sz w:val="24"/>
            <w:szCs w:val="24"/>
          </w:rPr>
          <w:t xml:space="preserve">Year Level.</w:t>
        </w:r>
        <w:r>
          <w:rPr>
            <w:rFonts w:ascii="Courier New" w:hAnsi="Courier New" w:cs="Courier New"/>
            <w:sz w:val="24"/>
            <w:szCs w:val="24"/>
          </w:rPr>
          <w:t xml:space="preserve"> The classification of a student as Freshman, Sophomore, Junior or Senior. In this study it is determined from the share of the curriculum's units the student has passed, following the KSU Operations Manual: Student Development Services &amp; Placement Guide.</w:t>
        </w:r>
      </w:ins>
    </w:p>
    <w:p>
      <w:pPr>
        <w:spacing w:after="0" w:line="480" w:lineRule="auto"/>
        <w:ind w:firstLine="720"/>
        <w:jc w:val="both"/>
        <w:rPr>
          <w:ins w:id="90065" w:author="Claude" w:date="2026-10-07T00:00:00Z"/>
          <w:rFonts w:ascii="Courier New" w:hAnsi="Courier New" w:cs="Courier New"/>
          <w:sz w:val="24"/>
          <w:szCs w:val="24"/>
        </w:rPr>
      </w:pPr>
      <w:ins w:id="90066" w:author="Claude" w:date="2026-10-07T00:00:00Z">
        <w:r>
          <w:rPr>
            <w:rFonts w:ascii="Courier New" w:hAnsi="Courier New" w:cs="Courier New"/>
            <w:b/>
            <w:bCs/>
            <w:sz w:val="24"/>
            <w:szCs w:val="24"/>
          </w:rPr>
          <w:t xml:space="preserve">Year Standing.</w:t>
        </w:r>
        <w:r>
          <w:rPr>
            <w:rFonts w:ascii="Courier New" w:hAnsi="Courier New" w:cs="Courier New"/>
            <w:sz w:val="24"/>
            <w:szCs w:val="24"/>
          </w:rPr>
          <w:t xml:space="preserve"> A requirement of some subjects (for example, "Third year standing") that is met by being on that year level when the subject is taken.</w:t>
        </w:r>
      </w:ins>
    </w:p>
    <w:p>
      <w:pPr>
        <w:spacing w:after="0" w:line="480" w:lineRule="auto"/>
        <w:ind w:firstLine="720"/>
        <w:jc w:val="both"/>
        <w:rPr>
          <w:ins w:id="90067" w:author="Claude" w:date="2026-10-07T00:00:00Z"/>
          <w:rFonts w:ascii="Courier New" w:hAnsi="Courier New" w:cs="Courier New"/>
          <w:sz w:val="24"/>
          <w:szCs w:val="24"/>
        </w:rPr>
      </w:pPr>
      <w:ins w:id="90068" w:author="Claude" w:date="2026-10-07T00:00:00Z">
        <w:r>
          <w:rPr>
            <w:rFonts w:ascii="Courier New" w:hAnsi="Courier New" w:cs="Courier New"/>
            <w:b/>
            <w:bCs/>
            <w:sz w:val="24"/>
            <w:szCs w:val="24"/>
          </w:rPr>
          <w:t xml:space="preserve">Regular and Irregular Student.</w:t>
        </w:r>
        <w:r>
          <w:rPr>
            <w:rFonts w:ascii="Courier New" w:hAnsi="Courier New" w:cs="Courier New"/>
            <w:sz w:val="24"/>
            <w:szCs w:val="24"/>
          </w:rPr>
          <w:t xml:space="preserve"> Per the KSU Operations Manual, a regular student is enrolled in the full prescribed load for the semester, while an irregular student is enrolled in less than the prescribed load.</w:t>
        </w:r>
      </w:ins>
    </w:p>
    <w:p>
      <w:pPr>
        <w:spacing w:after="0" w:line="480" w:lineRule="auto"/>
        <w:ind w:firstLine="720"/>
        <w:jc w:val="both"/>
        <w:rPr>
          <w:ins w:id="90069" w:author="Claude" w:date="2026-10-07T00:00:00Z"/>
          <w:rFonts w:ascii="Courier New" w:hAnsi="Courier New" w:cs="Courier New"/>
          <w:sz w:val="24"/>
          <w:szCs w:val="24"/>
        </w:rPr>
      </w:pPr>
      <w:ins w:id="90070" w:author="Claude" w:date="2026-10-07T00:00:00Z">
        <w:r>
          <w:rPr>
            <w:rFonts w:ascii="Courier New" w:hAnsi="Courier New" w:cs="Courier New"/>
            <w:b/>
            <w:bCs/>
            <w:sz w:val="24"/>
            <w:szCs w:val="24"/>
          </w:rPr>
          <w:t xml:space="preserve">Current Semester.</w:t>
        </w:r>
        <w:r>
          <w:rPr>
            <w:rFonts w:ascii="Courier New" w:hAnsi="Courier New" w:cs="Courier New"/>
            <w:sz w:val="24"/>
            <w:szCs w:val="24"/>
          </w:rPr>
          <w:t xml:space="preserve"> The term a college is currently in, set by the Dean in Auditrix. Year levels and the regular or irregular status of students are worked out relative to it.</w:t>
        </w:r>
      </w:ins>
    </w:p>
    <w:p w14:paraId="576A920E" w14:textId="77777777" w:rsidR="00094483"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 xml:space="preserve">Management Information System (MIS).</w:t>
      </w:r>
      <w:r>
        <w:rPr>
          <w:rFonts w:ascii="Courier New" w:hAnsi="Courier New" w:cs="Courier New"/>
          <w:sz w:val="24"/>
          <w:szCs w:val="24"/>
        </w:rPr>
        <w:t xml:space="preserve"> A computerized system used by KSU to manage student academic records. </w:t>
      </w:r>
      <w:del w:id="90071" w:author="Claude" w:date="2026-10-07T00:00:00Z">
        <w:r>
          <w:rPr>
            <w:rFonts w:ascii="Courier New" w:hAnsi="Courier New" w:cs="Courier New"/>
            <w:sz w:val="24"/>
            <w:szCs w:val="24"/>
          </w:rPr>
          <w:delText xml:space="preserve">In this study, Auditrix acts as a specialized extension that pulls data from the MIS to perform detailed curriculum auditing</w:delText>
        </w:r>
      </w:del>
      <w:ins w:id="90072" w:author="Claude" w:date="2026-10-07T00:00:00Z">
        <w:r>
          <w:rPr>
            <w:rFonts w:ascii="Courier New" w:hAnsi="Courier New" w:cs="Courier New"/>
            <w:sz w:val="24"/>
            <w:szCs w:val="24"/>
          </w:rPr>
          <w:t xml:space="preserve">Auditrix is not connected to the MIS; instead, it accepts the student list file produced by the MIS's "Export to Excel" function</w:t>
        </w:r>
      </w:ins>
      <w:r>
        <w:rPr>
          <w:rFonts w:ascii="Courier New" w:hAnsi="Courier New" w:cs="Courier New"/>
          <w:sz w:val="24"/>
          <w:szCs w:val="24"/>
        </w:rPr>
        <w:t xml:space="preserve">.</w:t>
      </w:r>
    </w:p>
    <w:p w14:paraId="2E720F0F" w14:textId="77777777" w:rsidR="00094483"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 xml:space="preserve">Data Export.</w:t>
      </w:r>
      <w:r>
        <w:rPr>
          <w:rFonts w:ascii="Courier New" w:hAnsi="Courier New" w:cs="Courier New"/>
          <w:sz w:val="24"/>
          <w:szCs w:val="24"/>
        </w:rPr>
        <w:t xml:space="preserve"> The function that allows the Program Chairperson to </w:t>
      </w:r>
      <w:del w:id="90073" w:author="Claude" w:date="2026-10-07T00:00:00Z">
        <w:r>
          <w:rPr>
            <w:rFonts w:ascii="Courier New" w:hAnsi="Courier New" w:cs="Courier New"/>
            <w:sz w:val="24"/>
            <w:szCs w:val="24"/>
          </w:rPr>
          <w:delText xml:space="preserve">convert system-generated reports into external file formats, such as Excel</w:delText>
        </w:r>
      </w:del>
      <w:ins w:id="90074" w:author="Claude" w:date="2026-10-07T00:00:00Z">
        <w:r>
          <w:rPr>
            <w:rFonts w:ascii="Courier New" w:hAnsi="Courier New" w:cs="Courier New"/>
            <w:sz w:val="24"/>
            <w:szCs w:val="24"/>
          </w:rPr>
          <w:t xml:space="preserve">export a curriculum version to an external file format, CSV</w:t>
        </w:r>
      </w:ins>
      <w:r>
        <w:rPr>
          <w:rFonts w:ascii="Courier New" w:hAnsi="Courier New" w:cs="Courier New"/>
          <w:sz w:val="24"/>
          <w:szCs w:val="24"/>
        </w:rPr>
        <w:t xml:space="preserve"> or PDF, for archiving or physical documentation.</w:t>
      </w:r>
    </w:p>
    <w:p w14:paraId="68B88278" w14:textId="77777777" w:rsidR="00094483"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 xml:space="preserve">Automated Analytics Dashboard.</w:t>
      </w:r>
      <w:r>
        <w:rPr>
          <w:rFonts w:ascii="Courier New" w:hAnsi="Courier New" w:cs="Courier New"/>
          <w:sz w:val="24"/>
          <w:szCs w:val="24"/>
        </w:rPr>
        <w:t xml:space="preserve"> A visual interface that provides an immediate, graphical summary of student progress and curriculum compliance, allowing the Chairperson </w:t>
      </w:r>
      <w:ins w:id="90075" w:author="Claude" w:date="2026-10-07T00:00:00Z">
        <w:r>
          <w:rPr>
            <w:rFonts w:ascii="Courier New" w:hAnsi="Courier New" w:cs="Courier New"/>
            <w:sz w:val="24"/>
            <w:szCs w:val="24"/>
          </w:rPr>
          <w:t xml:space="preserve">and the Dean </w:t>
        </w:r>
      </w:ins>
      <w:r>
        <w:rPr>
          <w:rFonts w:ascii="Courier New" w:hAnsi="Courier New" w:cs="Courier New"/>
          <w:sz w:val="24"/>
          <w:szCs w:val="24"/>
        </w:rPr>
        <w:t xml:space="preserve">to analyze program-wide data at a glance.</w:t>
      </w:r>
    </w:p>
    <w:p>
      <w:pPr>
        <w:spacing w:after="0" w:line="480" w:lineRule="auto"/>
        <w:ind w:firstLine="720"/>
        <w:jc w:val="both"/>
        <w:rPr>
          <w:ins w:id="90076" w:author="Claude" w:date="2026-10-07T00:00:00Z"/>
          <w:rFonts w:ascii="Courier New" w:hAnsi="Courier New" w:cs="Courier New"/>
          <w:sz w:val="24"/>
          <w:szCs w:val="24"/>
        </w:rPr>
      </w:pPr>
      <w:ins w:id="90077" w:author="Claude" w:date="2026-10-07T00:00:00Z">
        <w:r>
          <w:rPr>
            <w:rFonts w:ascii="Courier New" w:hAnsi="Courier New" w:cs="Courier New"/>
            <w:b/>
            <w:bCs/>
            <w:sz w:val="24"/>
            <w:szCs w:val="24"/>
          </w:rPr>
          <w:t xml:space="preserve">Row-Level Security (RLS).</w:t>
        </w:r>
        <w:r>
          <w:rPr>
            <w:rFonts w:ascii="Courier New" w:hAnsi="Courier New" w:cs="Courier New"/>
            <w:sz w:val="24"/>
            <w:szCs w:val="24"/>
          </w:rPr>
          <w:t xml:space="preserve"> A database feature that restricts which rows of a table each user can read or change. In Auditrix it ensures that a chairperson sees only the data of their own program and a dean only that of their college.</w:t>
        </w:r>
      </w:ins>
    </w:p>
    <w:p w14:paraId="09723580" w14:textId="7E35EA14" w:rsidR="00693157" w:rsidRDefault="00000000">
      <w:pPr>
        <w:spacing w:after="0" w:line="480" w:lineRule="auto"/>
        <w:ind w:firstLine="720"/>
        <w:jc w:val="both"/>
        <w:rPr>
          <w:rFonts w:ascii="Courier New" w:hAnsi="Courier New" w:cs="Courier New"/>
          <w:sz w:val="24"/>
          <w:szCs w:val="24"/>
        </w:rPr>
        <w:sectPr w:rsidR="00693157" w:rsidSect="00D42FC3">
          <w:headerReference w:type="default" r:id="rId14"/>
          <w:pgSz w:w="12242" w:h="15842"/>
          <w:pgMar w:top="1440" w:right="1440" w:bottom="1440" w:left="2160" w:header="709" w:footer="709" w:gutter="0"/>
          <w:cols w:space="708"/>
          <w:docGrid w:linePitch="360"/>
        </w:sectPr>
      </w:pPr>
      <w:r>
        <w:rPr>
          <w:rFonts w:ascii="Courier New" w:hAnsi="Courier New" w:cs="Courier New"/>
          <w:b/>
          <w:bCs/>
          <w:sz w:val="24"/>
          <w:szCs w:val="24"/>
        </w:rPr>
        <w:t xml:space="preserve">ISO/IEC 25010 Software Quality Standards.</w:t>
      </w:r>
      <w:r>
        <w:rPr>
          <w:rFonts w:ascii="Courier New" w:hAnsi="Courier New" w:cs="Courier New"/>
          <w:sz w:val="24"/>
          <w:szCs w:val="24"/>
        </w:rPr>
        <w:t xml:space="preserve"> An international framework used to evaluate the quality of Auditrix. The system </w:t>
      </w:r>
      <w:del w:id="90078" w:author="Claude" w:date="2026-10-07T00:00:00Z">
        <w:r>
          <w:rPr>
            <w:rFonts w:ascii="Courier New" w:hAnsi="Courier New" w:cs="Courier New"/>
            <w:sz w:val="24"/>
            <w:szCs w:val="24"/>
          </w:rPr>
          <w:delText xml:space="preserve">was tested</w:delText>
        </w:r>
      </w:del>
      <w:ins w:id="90079" w:author="Claude" w:date="2026-10-07T00:00:00Z">
        <w:r>
          <w:rPr>
            <w:rFonts w:ascii="Courier New" w:hAnsi="Courier New" w:cs="Courier New"/>
            <w:sz w:val="24"/>
            <w:szCs w:val="24"/>
          </w:rPr>
          <w:t xml:space="preserve">is to be evaluated</w:t>
        </w:r>
      </w:ins>
      <w:r>
        <w:rPr>
          <w:rFonts w:ascii="Courier New" w:hAnsi="Courier New" w:cs="Courier New"/>
          <w:sz w:val="24"/>
          <w:szCs w:val="24"/>
        </w:rPr>
        <w:t xml:space="preserve"> based on nine characteristics: functional suitability, performance efficiency, compatibility, usability, reliability, security, maintainability, portability, and safety.</w:t>
      </w:r>
    </w:p>
    <w:p w14:paraId="7D7B254C" w14:textId="77777777" w:rsidR="00094483" w:rsidRDefault="00693157" w:rsidP="00693157">
      <w:pPr>
        <w:tabs>
          <w:tab w:val="center" w:pos="4321"/>
          <w:tab w:val="left" w:pos="7549"/>
        </w:tabs>
        <w:spacing w:after="0" w:line="480" w:lineRule="auto"/>
        <w:rPr>
          <w:rFonts w:ascii="Courier New" w:hAnsi="Courier New" w:cs="Courier New"/>
          <w:b/>
          <w:bCs/>
          <w:sz w:val="24"/>
          <w:szCs w:val="24"/>
        </w:rPr>
      </w:pPr>
      <w:r>
        <w:rPr>
          <w:rFonts w:ascii="Courier New" w:hAnsi="Courier New" w:cs="Courier New"/>
          <w:b/>
          <w:bCs/>
          <w:sz w:val="24"/>
          <w:szCs w:val="24"/>
        </w:rPr>
        <w:lastRenderedPageBreak/>
        <w:tab/>
        <w:t>Chapter 2</w:t>
        <w:tab/>
      </w:r>
    </w:p>
    <w:p w14:paraId="7852BE7B" w14:textId="77777777" w:rsidR="00094483" w:rsidRDefault="00000000">
      <w:pPr>
        <w:spacing w:after="0" w:line="480" w:lineRule="auto"/>
        <w:jc w:val="center"/>
        <w:rPr>
          <w:rFonts w:ascii="Courier New" w:hAnsi="Courier New" w:cs="Courier New"/>
          <w:b/>
          <w:bCs/>
          <w:sz w:val="24"/>
          <w:szCs w:val="24"/>
        </w:rPr>
      </w:pPr>
      <w:r>
        <w:rPr>
          <w:rFonts w:ascii="Courier New" w:hAnsi="Courier New" w:cs="Courier New"/>
          <w:b/>
          <w:bCs/>
          <w:sz w:val="24"/>
          <w:szCs w:val="24"/>
        </w:rPr>
        <w:t>REVIEW OF RELATED LITERATURES</w:t>
      </w:r>
    </w:p>
    <w:p w14:paraId="196267DA" w14:textId="77777777" w:rsidR="00094483" w:rsidRDefault="00000000">
      <w:pPr>
        <w:spacing w:line="480" w:lineRule="auto"/>
        <w:ind w:firstLine="720"/>
        <w:jc w:val="both"/>
        <w:rPr>
          <w:rFonts w:ascii="Courier New" w:eastAsia="Calibri" w:hAnsi="Courier New" w:cs="Courier New"/>
          <w:kern w:val="0"/>
          <w:sz w:val="24"/>
          <w:szCs w:val="24"/>
          <w:lang w:val="en-US" w:eastAsia="zh-CN"/>
        </w:rPr>
      </w:pPr>
      <w:r>
        <w:rPr>
          <w:rFonts w:ascii="Courier New" w:eastAsia="Calibri" w:hAnsi="Courier New" w:cs="Courier New"/>
          <w:kern w:val="0"/>
          <w:sz w:val="24"/>
          <w:szCs w:val="24"/>
          <w:lang w:val="en-US" w:eastAsia="zh-CN"/>
        </w:rPr>
        <w:t>This chapter presents the relevant literature reviewed and evaluated by the researchers that helped them conceptualize their study. The review is organized into global and local sections.</w:t>
      </w:r>
    </w:p>
    <w:p w14:paraId="6F36D0B6" w14:textId="77777777" w:rsidR="00094483" w:rsidRDefault="00000000">
      <w:pPr>
        <w:spacing w:line="480" w:lineRule="auto"/>
        <w:jc w:val="both"/>
        <w:rPr>
          <w:rFonts w:ascii="Courier New" w:eastAsia="Calibri" w:hAnsi="Courier New" w:cs="Courier New"/>
          <w:b/>
          <w:bCs/>
          <w:kern w:val="0"/>
          <w:sz w:val="24"/>
          <w:szCs w:val="24"/>
          <w:lang w:val="en-US" w:eastAsia="en-PH"/>
        </w:rPr>
      </w:pPr>
      <w:r>
        <w:rPr>
          <w:rFonts w:ascii="Courier New" w:eastAsia="Calibri" w:hAnsi="Courier New" w:cs="Courier New"/>
          <w:b/>
          <w:bCs/>
          <w:kern w:val="0"/>
          <w:sz w:val="24"/>
          <w:szCs w:val="24"/>
          <w:lang w:val="en-US" w:eastAsia="en-PH"/>
        </w:rPr>
        <w:t>Global Literature</w:t>
      </w:r>
    </w:p>
    <w:p w14:paraId="24F1D100"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val="en-US" w:eastAsia="zh-CN"/>
        </w:rPr>
        <w:tab/>
      </w:r>
      <w:r>
        <w:rPr>
          <w:rFonts w:ascii="Courier New" w:eastAsia="Calibri" w:hAnsi="Courier New" w:cs="Courier New"/>
          <w:kern w:val="0"/>
          <w:sz w:val="24"/>
          <w:szCs w:val="24"/>
          <w:lang w:eastAsia="zh-CN"/>
        </w:rPr>
        <w:t>The integration of information technology has fundamentally evolved the management of academic curricula. Jovanović and Dimitrijević (2023) developed a higher education curriculum management system that addresses the complexities of coordinating curriculum development and tracking student progress. Their research emphasizes the importance of centralized database architecture to manage teaching processes and curriculum modifications efficiently, highlighting the necessity of systematic curriculum oversight.</w:t>
      </w:r>
    </w:p>
    <w:p w14:paraId="6BEBC2A4" w14:textId="77777777" w:rsidR="00693157" w:rsidRDefault="00860FBA" w:rsidP="00860FBA">
      <w:pPr>
        <w:spacing w:line="480" w:lineRule="auto"/>
        <w:jc w:val="both"/>
        <w:rPr>
          <w:rFonts w:ascii="Courier New" w:eastAsia="Calibri" w:hAnsi="Courier New" w:cs="Courier New"/>
          <w:kern w:val="0"/>
          <w:sz w:val="24"/>
          <w:szCs w:val="24"/>
          <w:lang w:eastAsia="zh-CN"/>
        </w:rPr>
        <w:sectPr w:rsidR="00693157" w:rsidSect="00D42FC3">
          <w:headerReference w:type="default" r:id="rId15"/>
          <w:pgSz w:w="12242" w:h="15842"/>
          <w:pgMar w:top="1440" w:right="1440" w:bottom="1440" w:left="2160" w:header="709" w:footer="709" w:gutter="0"/>
          <w:cols w:space="708"/>
          <w:docGrid w:linePitch="360"/>
        </w:sectPr>
      </w:pPr>
      <w:r>
        <w:rPr>
          <w:rFonts w:ascii="Courier New" w:eastAsia="Calibri" w:hAnsi="Courier New" w:cs="Courier New"/>
          <w:kern w:val="0"/>
          <w:sz w:val="24"/>
          <w:szCs w:val="24"/>
          <w:lang w:eastAsia="zh-CN"/>
        </w:rPr>
        <w:tab/>
        <w:t>Parallel to this, the global landscape of quality assurance in higher education has been extensively studied, particularly regarding accreditation processes. Saeed et al. (2021) conducted a comprehensive review of sustainable program assessment practices, focusing on ABET and NCAAA</w:t>
      </w:r>
    </w:p>
    <w:p w14:paraId="4E96FF05"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lastRenderedPageBreak/>
        <w:t xml:space="preserve"> accreditation processes for computer information systems programs. Their findings emphasize that measurement for program assessments requires systematic information systems to satisfy international accreditation standards.</w:t>
      </w:r>
    </w:p>
    <w:p w14:paraId="11C23CF5"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Furthering this digital transformation, Akulova et al. (2025) developed an information system for accreditation and assessment in education, presenting a management information system specifically designed for educational accreditation. The system architecture includes structured functions for managing specialist training program accreditation, demonstrating the feasibility of digital transformation in accreditation processes.</w:t>
      </w:r>
    </w:p>
    <w:p w14:paraId="63A94A2F"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 xml:space="preserve">Practical applications of these systems show significant results, as seen at United Arab Emirates University, which implemented a Learning Outcomes Assessment Management System (LOAMS) to streamline academic quality assurance processes (Al-Fedaghi &amp; Al-Muhanna, 2022). The system features role-based user privileges, automated workflow management, and infographics for tracking assessment status. Since its deployment in 2018, LOAMS has successfully managed learning outcomes assessment for over 1,000 courses per semester, </w:t>
        <w:lastRenderedPageBreak/>
        <w:t>proving the scalability and effectiveness of web-based audit systems.</w:t>
      </w:r>
    </w:p>
    <w:p w14:paraId="708FDC57"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Addressing administrative challenges, Salleh et al. (2020) developed an Accreditation Document Tracking System (ADTS) using the Scrum approach to monitor document movement and timelines. The system addresses critical challenges in document control, including dislocation and timeline oversight, by providing web-based tracking capabilities. Similarly, Taufiqurrahman et al. (2025) created a web-based accreditation system for study program management using the Waterfall model. The system incorporates role-based access for administrators, program heads, and assessors, with features including structured document uploads and dashboard visualizations, achieving 100% success rates in black-box testing.</w:t>
      </w:r>
    </w:p>
    <w:p w14:paraId="5A04EBB1"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 xml:space="preserve">Standardization also plays a key role, as Oware and Mokoena (2025) developed a framework for institutional audit quality in Ghanaian universities to address systematic implementation challenges. Their comparative analysis of international models, including Australia's TEQSA and New Zealand's Academic Quality Agency, revealed that standardized </w:t>
        <w:lastRenderedPageBreak/>
        <w:t>audit frameworks with defined domains and assessment scales significantly improve audit effectiveness.</w:t>
      </w:r>
    </w:p>
    <w:p w14:paraId="09D2C955"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Innovative methodologies have also emerged, with the Quality Assurance Agency for Higher Education (QAA) in the United Kingdom documenting curriculum audit methodologies in 2024, including curriculum blueprinting and design sprints. These case studies demonstrate how structured audit processes can accelerate program approval; for example, De Montfort University successfully approved over 75 undergraduate programs in less than three months using streamlined audit workflows.</w:t>
      </w:r>
    </w:p>
    <w:p w14:paraId="76828829"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 xml:space="preserve">Evaluative research further supports these advancements. Sadhana and Freire (2025) designed and evaluated a web-based student learning outcome assessment system for secondary education, utilizing the Waterfall model and Unified Modeling Language. Their evaluation achieved "very high" feasibility scores across usability (88.5%) and functional reliability (90.5%). Similarly, Gunawan et al. (2023) developed a web-based dashboard system for monitoring study program accreditation instruments at Universitas Pendidikan Ganesha, Indonesia, which achieved excellent efficiency and </w:t>
        <w:lastRenderedPageBreak/>
        <w:t>dependability scores based on User Experience Questionnaire benchmarks.</w:t>
      </w:r>
    </w:p>
    <w:p w14:paraId="08AE7546"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Finally, recent literature highlights the proliferation of commercial curriculum management software. Akari Software (2023) documented systems providing centralized platforms for curriculum mapping and learning outcome assessment, enabling institutions to streamline accreditation through comprehensive reporting. Watermark Planning &amp; Self-Study (2025) offers integrated assessment and accreditation management solutions that allow institutions to align assessment plans with strategic goals and manage self-studies collaboratively, supporting continuous improvement through real-time data analysis.</w:t>
      </w:r>
    </w:p>
    <w:p w14:paraId="27D5B2F5"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 xml:space="preserve">The reviewed literature establishes a global consensus on the critical role of specialized information systems in modernizing academic governance and quality assurance. Research by Jovanović and Dimitrijević (2023) and Akari Software (2023) highlights that centralized database architectures are essential for managing the inherent complexities of curriculum development and student progression tracking. This shift toward digital transformation is further supported by Akulova et al. (2025) </w:t>
        <w:lastRenderedPageBreak/>
        <w:t>and Saeed et al. (2021), who argue that systematic information systems are no longer optional but are a technical necessity for meeting international accreditation standards such as ABET and NCAAA.</w:t>
      </w:r>
    </w:p>
    <w:p w14:paraId="4C3F2124"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A recurring theme across these studies is the effectiveness of web-based platforms in streamlining administrative workflows. The successful deployment of systems like LOAMS at United Arab Emirates University (Al-Fedaghi &amp; Al-Muhanna, 2022) and the ADTS document tracker (Salleh et al., 2020) demonstrates that automated auditing can handle large-scale data while reducing human error and oversight. Furthermore, the integration of dashboard visualizations and real-time monitoring, as evidenced by the works of Taufiqurrahman et al. (2025) and Gunawan et al. (2023), provides administrators with actionable insights that enhance institutional efficiency and dependability.</w:t>
      </w:r>
    </w:p>
    <w:p w14:paraId="2CE74E80"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 xml:space="preserve">Finally, the literature emphasizes that structured audit frameworks significantly improve the speed and quality of academic processes. Case studies from the QAA in the United Kingdom (2024) and standardized models in Ghana (Oware &amp; Mokoena, 2025) reveal that moving away from legacy reviews toward streamlined, technology-driven methodologies allows </w:t>
        <w:lastRenderedPageBreak/>
        <w:t>institutions to maintain high quality standards even under compressed timelines. Collectively, these studies validate the development of Auditrix as a timely intervention that aligns with global best practices in automated curriculum validation, accreditation readiness, and continuous institutional improvement.</w:t>
      </w:r>
    </w:p>
    <w:p w14:paraId="40BB57F8" w14:textId="77777777" w:rsidR="00034DEB" w:rsidRDefault="00034DEB">
      <w:pPr>
        <w:spacing w:line="480" w:lineRule="auto"/>
        <w:jc w:val="both"/>
        <w:rPr>
          <w:rFonts w:ascii="Courier New" w:eastAsia="Calibri" w:hAnsi="Courier New" w:cs="Courier New"/>
          <w:b/>
          <w:bCs/>
          <w:kern w:val="0"/>
          <w:sz w:val="24"/>
          <w:szCs w:val="24"/>
          <w:lang w:val="en-US" w:eastAsia="en-PH"/>
        </w:rPr>
      </w:pPr>
    </w:p>
    <w:p w14:paraId="6E2AAC44" w14:textId="77777777" w:rsidR="00094483" w:rsidRDefault="00000000">
      <w:pPr>
        <w:spacing w:line="480" w:lineRule="auto"/>
        <w:jc w:val="both"/>
        <w:rPr>
          <w:rFonts w:ascii="Courier New" w:eastAsia="Calibri" w:hAnsi="Courier New" w:cs="Courier New"/>
          <w:b/>
          <w:bCs/>
          <w:kern w:val="0"/>
          <w:sz w:val="24"/>
          <w:szCs w:val="24"/>
          <w:lang w:val="en-US" w:eastAsia="en-PH"/>
        </w:rPr>
      </w:pPr>
      <w:r>
        <w:rPr>
          <w:rFonts w:ascii="Courier New" w:eastAsia="Calibri" w:hAnsi="Courier New" w:cs="Courier New"/>
          <w:b/>
          <w:bCs/>
          <w:kern w:val="0"/>
          <w:sz w:val="24"/>
          <w:szCs w:val="24"/>
          <w:lang w:val="en-US" w:eastAsia="en-PH"/>
        </w:rPr>
        <w:t xml:space="preserve">Local Literature </w:t>
      </w:r>
    </w:p>
    <w:p w14:paraId="761FB179"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The Commission on Higher Education (CHED) has initiated significant digital transformation efforts to enhance regulatory processes. The Philippine Institute for Development Studies (2024) reported that CHED has begun piloting a digital regulatory system designed to streamline the submission and processing of accreditation and certification documents. The system implements step-by-step digital screening where final submissions are only accepted upon completion of all required steps, significantly improving efficiency and transparency in regulatory compliance.</w:t>
      </w:r>
    </w:p>
    <w:p w14:paraId="38E86A11"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Complementing these efforts, the World Bank (2023) documented the Institutional Sustainability Assessment (ISA) </w:t>
        <w:lastRenderedPageBreak/>
        <w:t>framework implemented by CHED. This includes a Self-Evaluation Document (SED) that higher education institutions use to assess institutional sustainability across five key result areas: governance and management, quality of teaching and learning, quality of professional exposure and research, support for students, and relations with the community. Miranda and Reyes-Chua (2021) examined best practices in quality assurance in selected higher education institutions in the Philippines using the Malcolm Baldrige framework. Their study found that highly implemented quality assurance practices were strongly related to the accreditation levels of private institutions, emphasizing the importance of systematic quality management systems.</w:t>
      </w:r>
    </w:p>
    <w:p w14:paraId="4739D26F"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Further evidence of this trend is seen in Prado (2025), who evaluated the quality assurance practices of College of Education programs in a Philippine local university. The study found that continuous quality assurance systems—especially accreditation—serve not only to maintain standards but also to drive institutional improvement, highlighting the need for integrated information systems to support quality assurance processes. However, Santelices and De La Cruz (2023) examined quality assurance in the certification procedure of the </w:t>
        <w:lastRenderedPageBreak/>
        <w:t>Regional Quality Assessment Team for higher education institutions in Region V, Philippines. Their research noted that no single quality assurance framework can address all quality dimensions, suggesting the need for localized, flexible audit systems.</w:t>
      </w:r>
    </w:p>
    <w:p w14:paraId="104AD860"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The CHED Handbook on Typology, Outcomes-Based Education, and Institutional Sustainability Assessment (2014, updated through 2024) provides the foundational framework for OBE implementation in Philippine higher education. The handbook details curriculum mapping processes, program outcomes development, and assessment methodologies that align with international standards while addressing local contextual needs. Miano and Baguio (2024) conducted research on the application of curriculum mapping in relation to classroom learning outcomes in public elementary schools in Governor Generoso, Division of Davao Oriental. Their study found a significant relationship between curriculum mapping application and classroom learning outcomes, demonstrating that systematic curriculum mapping improves educational effectiveness.</w:t>
      </w:r>
    </w:p>
    <w:p w14:paraId="225B8B81"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Briones (2019) examined the implementation of Outcomes-Based Education in state universities in Region I, </w:t>
        <w:lastRenderedPageBreak/>
        <w:t>Philippines. Findings revealed that a majority of respondents were compliant with OBE minimum requirements and highly compliant in terms of alignment and consistency of the learning environment. Nevertheless, research on SUC quality assurance systems (2025) highlighted that Philippine State Universities and Colleges face significant challenges in maintaining program accreditation and obtaining Certificates of Program Compliance (COPC) set by CHED. Despite mandates to implement quality management systems under ISO 2015, many institutions struggle with continuous program accreditation requirements, indicating the need for enhanced digital audit systems.</w:t>
      </w:r>
    </w:p>
    <w:p w14:paraId="2D03A948"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Specific programmatic challenges also persist, as research on Outcomes-Based Education implementation in maternal and child nursing programs in the Philippines (2024) identified the need for harmonization of macro and micro curriculum, comprehensive faculty training, and stronger administrative support. The study emphasized that curriculum mapping is essential for ensuring alignment between institutional vision and program outcomes. In response to these needs, Surigao State College of Technology (2025) documented their General Education Program Curriculum Map, </w:t>
        <w:lastRenderedPageBreak/>
        <w:t>illustrating the relationship between courses and program educational outcomes, while Guimaras State University (2025) documented comprehensive quality assurance activities including regular internal audits and mock accreditation exercises.</w:t>
      </w:r>
    </w:p>
    <w:p w14:paraId="00820BB2"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These local initiatives are supported by the legal framework of the Education Act of 1982 (Batas Pambansa Blg. 232) and CMO No. 46, Series of 2012, which seek to improve quality assurance through outcomes-based and typology-based systems tailored to the institution. However, recent studies on enrollment information systems in the Southern Philippines (2024) revealed critical recommendations for improving processes such as room allocation, faculty availability, and student advising, recommending the development of Enrollment Portals to allow students to manage enrollment processes independently while supporting academic timetable coordination and curriculum revisions.</w:t>
      </w:r>
    </w:p>
    <w:p w14:paraId="18076BA8"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The literature demonstrates a clear global trend toward digitizing curriculum and accreditation management processes. Studies by Jovanović and Dimitrijević (2023), Xiaoyan et al. (2023), Akulova et al. (2025), and Taufiqurrahman et al. (2025) consistently support the implementation of web-based </w:t>
        <w:lastRenderedPageBreak/>
        <w:t>systems with centralized database architectures for managing academic processes. The success of LOAMS at UAE University (Al-Fedaghi &amp; Al-Muhanna, 2022) and the accreditation systems developed in Indonesia (Gunawan et al., 2023) provide empirical evidence that such systems can scale to manage thousands of courses and users effectively.</w:t>
      </w:r>
    </w:p>
    <w:p w14:paraId="6FB9C427"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In the Philippine context, CHED's digital transformation initiatives (PIDS, 2024; World Bank, 2023) establish the policy foundation for curriculum audit systems. However, local institutions still struggle with manual processes and fragmented systems, as documented by studies on SUC quality assurance challenges (2025) and enrollment system limitations (2024). Global literature emphasizes the importance of integrating audit systems with established quality assurance frameworks. Oware and Mokoena's (2025) standardized framework and the QAA's (2024) innovative curriculum audit methodologies demonstrate that effective audit systems must align with international standards while accommodating local contextual needs. In the Philippine setting, CHED's ISA framework, AACCUP accreditation standards, and the ASEAN University Network quality assurance standards provide the regulatory foundation for curriculum audit systems.</w:t>
      </w:r>
    </w:p>
    <w:p w14:paraId="44A6F362"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lastRenderedPageBreak/>
        <w:t>The research by Miranda and Reyes-Chua (2021) and Prado (2025) confirms that Philippine institutions require integrated systems that can simultaneously address local accreditation requirements (AACCUP, CHED COPC) while maintaining alignment with international standards. Both global and local literature identify common pain points in manual curriculum and accreditation management. Salleh et al. (2020) and Taufiqurrahman et al. (2025) documented challenges including document dislocation, timeline oversight, and fragmented assessment data. Philippine studies similarly highlight manual processing delays, lack of real-time monitoring, and difficulties in maintaining CHED compliance (PIDS, 2024; Necosia &amp; Sealza, 2024; SUC quality assurance studies, 2025).</w:t>
      </w:r>
    </w:p>
    <w:p w14:paraId="53D3C55A"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Auditrix directly addresses these identified gaps through automated </w:t>
      </w:r>
      <w:del w:id="90080" w:author="Claude" w:date="2026-10-07T00:00:00Z">
        <w:r>
          <w:rPr>
            <w:rFonts w:ascii="Courier New" w:hAnsi="Courier New" w:cs="Courier New"/>
            <w:sz w:val="24"/>
            <w:szCs w:val="24"/>
          </w:rPr>
          <w:delText xml:space="preserve">document tracking, real-time status monitoring, centralized data management, and audit trail functionality that responds</w:delText>
        </w:r>
      </w:del>
      <w:ins w:id="90081" w:author="Claude" w:date="2026-10-07T00:00:00Z">
        <w:r>
          <w:rPr>
            <w:rFonts w:ascii="Courier New" w:hAnsi="Courier New" w:cs="Courier New"/>
            <w:sz w:val="24"/>
            <w:szCs w:val="24"/>
          </w:rPr>
          <w:t xml:space="preserve">prerequisite checking, real-time audit status for every student, centralized curriculum and grade data, and audit trails (a grade logbook and a per-version curriculum change history) that respond</w:t>
        </w:r>
      </w:ins>
      <w:r>
        <w:rPr>
          <w:rFonts w:ascii="Courier New" w:hAnsi="Courier New" w:cs="Courier New"/>
          <w:sz w:val="24"/>
          <w:szCs w:val="24"/>
        </w:rPr>
        <w:t xml:space="preserve"> to the specific need for transparency and accountability in both global quality assurance literature and local regulatory requirements. The literature consistently emphasizes the shift toward outcomes-based education (OBE) and the corresponding need for assessment management systems. Saeed et al. (2021), Sadhana and Freire (2025), and Gunawan et al. (2023) demonstrated that effective OBE implementation requires systematic tracking of learning outcomes, course outcomes, and program outcomes. The Philippine higher education sector's mandatory adoption of OBE frameworks, as documented in CHED policies (CHED Handbook, 2014/2024), Briones (2019), Miano and Baguio (2024), and nursing education studies (2024), creates a specific local need for systems that can map curriculum components to learning outcomes and generate compliance reports.</w:t>
      </w:r>
    </w:p>
    <w:p w14:paraId="7E46E3DC" w14:textId="77777777" w:rsidR="00693157" w:rsidRDefault="00860FBA" w:rsidP="00860FBA">
      <w:pPr>
        <w:spacing w:line="480" w:lineRule="auto"/>
        <w:ind w:firstLine="720"/>
        <w:jc w:val="both"/>
        <w:rPr>
          <w:rFonts w:ascii="Courier New" w:hAnsi="Courier New" w:cs="Courier New"/>
          <w:sz w:val="24"/>
          <w:szCs w:val="24"/>
        </w:rPr>
        <w:sectPr w:rsidR="00693157" w:rsidSect="00D42FC3">
          <w:headerReference w:type="default" r:id="rId16"/>
          <w:pgSz w:w="12242" w:h="15842"/>
          <w:pgMar w:top="1440" w:right="1440" w:bottom="1440" w:left="2160" w:header="709" w:footer="709" w:gutter="0"/>
          <w:cols w:space="708"/>
          <w:docGrid w:linePitch="360"/>
        </w:sectPr>
      </w:pPr>
      <w:r>
        <w:rPr>
          <w:rFonts w:ascii="Courier New" w:hAnsi="Courier New" w:cs="Courier New"/>
          <w:sz w:val="24"/>
          <w:szCs w:val="24"/>
        </w:rPr>
        <w:t xml:space="preserve">While existing literature provides extensive coverage of general accreditation systems and learning management systems, there remains a specific gap in comprehensive curriculum audit systems that integrate curriculum mapping, accreditation tracking, and quality assurance in a unified platform. Most existing systems focus on either document management (Salleh et al., 2020) or learning outcome assessment (Al-Fedaghi &amp; Al-Muhanna, 2022) but lack the holistic approach to curriculum auditing that examines alignment between planned, delivered, and assessed curricula. Auditrix contributes to filling </w:t>
      </w:r>
      <w:ins w:id="90082" w:author="Claude" w:date="2026-10-07T00:00:00Z">
        <w:r>
          <w:rPr>
            <w:rFonts w:ascii="Courier New" w:hAnsi="Courier New" w:cs="Courier New"/>
            <w:sz w:val="24"/>
            <w:szCs w:val="24"/>
          </w:rPr>
          <w:t xml:space="preserve">part of </w:t>
        </w:r>
      </w:ins>
      <w:r>
        <w:rPr>
          <w:rFonts w:ascii="Courier New" w:hAnsi="Courier New" w:cs="Courier New"/>
          <w:sz w:val="24"/>
          <w:szCs w:val="24"/>
        </w:rPr>
        <w:t xml:space="preserve">this gap by offering a curriculum-specific audit system designed for </w:t>
      </w:r>
      <w:del w:id="90083" w:author="Claude" w:date="2026-10-07T00:00:00Z">
        <w:r>
          <w:rPr>
            <w:rFonts w:ascii="Courier New" w:hAnsi="Courier New" w:cs="Courier New"/>
            <w:sz w:val="24"/>
            <w:szCs w:val="24"/>
          </w:rPr>
          <w:delText xml:space="preserve">Philippine higher education institutions, with features tailored to CHED accreditation processes, ASEAN quality assurance standards, and local institutional needs</w:delText>
        </w:r>
      </w:del>
      <w:ins w:id="90084" w:author="Claude" w:date="2026-10-07T00:00:00Z">
        <w:r>
          <w:rPr>
            <w:rFonts w:ascii="Courier New" w:hAnsi="Courier New" w:cs="Courier New"/>
            <w:sz w:val="24"/>
            <w:szCs w:val="24"/>
          </w:rPr>
          <w:t xml:space="preserve">a Philippine state university: it checks every student's record against the prerequisite, co-requisite and year-standing rules of the student's curriculum version, following the KSU Student Handbook and Operations Manual,</w:t>
        </w:r>
      </w:ins>
      <w:r>
        <w:rPr>
          <w:rFonts w:ascii="Courier New" w:hAnsi="Courier New" w:cs="Courier New"/>
          <w:sz w:val="24"/>
          <w:szCs w:val="24"/>
        </w:rPr>
        <w:t xml:space="preserve"> while incorporating global best practices in curriculum management</w:t>
      </w:r>
      <w:del w:id="90085" w:author="Claude" w:date="2026-10-07T00:00:00Z">
        <w:r>
          <w:rPr>
            <w:rFonts w:ascii="Courier New" w:hAnsi="Courier New" w:cs="Courier New"/>
            <w:sz w:val="24"/>
            <w:szCs w:val="24"/>
          </w:rPr>
          <w:delText xml:space="preserve">, automated assessment, and quality assurance</w:delText>
        </w:r>
      </w:del>
      <w:ins w:id="90086" w:author="Claude" w:date="2026-10-07T00:00:00Z">
        <w:r>
          <w:rPr>
            <w:rFonts w:ascii="Courier New" w:hAnsi="Courier New" w:cs="Courier New"/>
            <w:sz w:val="24"/>
            <w:szCs w:val="24"/>
          </w:rPr>
          <w:t xml:space="preserve"> and automated checking</w:t>
        </w:r>
      </w:ins>
      <w:r>
        <w:rPr>
          <w:rFonts w:ascii="Courier New" w:hAnsi="Courier New" w:cs="Courier New"/>
          <w:sz w:val="24"/>
          <w:szCs w:val="24"/>
        </w:rPr>
        <w:t xml:space="preserve">.</w:t>
      </w:r>
    </w:p>
    <w:p w14:paraId="00A06AC8" w14:textId="77777777" w:rsidR="00094483" w:rsidRDefault="00000000">
      <w:pPr>
        <w:spacing w:after="0" w:line="480" w:lineRule="auto"/>
        <w:jc w:val="center"/>
        <w:rPr>
          <w:rFonts w:ascii="Courier New" w:hAnsi="Courier New" w:cs="Courier New"/>
          <w:b/>
          <w:bCs/>
          <w:sz w:val="24"/>
          <w:szCs w:val="24"/>
          <w:lang w:val="en-US"/>
        </w:rPr>
      </w:pPr>
      <w:r>
        <w:rPr>
          <w:rFonts w:ascii="Courier New" w:hAnsi="Courier New" w:cs="Courier New"/>
          <w:b/>
          <w:bCs/>
          <w:sz w:val="24"/>
          <w:szCs w:val="24"/>
          <w:lang w:val="en-US"/>
        </w:rPr>
        <w:lastRenderedPageBreak/>
        <w:t>Chapter 3</w:t>
      </w:r>
    </w:p>
    <w:p w14:paraId="252D37E0" w14:textId="77777777" w:rsidR="00094483" w:rsidRDefault="00000000">
      <w:pPr>
        <w:spacing w:after="0" w:line="480" w:lineRule="auto"/>
        <w:jc w:val="center"/>
        <w:rPr>
          <w:rFonts w:ascii="Courier New" w:hAnsi="Courier New" w:cs="Courier New"/>
          <w:b/>
          <w:bCs/>
          <w:sz w:val="24"/>
          <w:szCs w:val="24"/>
          <w:lang w:val="en-US"/>
        </w:rPr>
      </w:pPr>
      <w:r>
        <w:rPr>
          <w:rFonts w:ascii="Courier New" w:hAnsi="Courier New" w:cs="Courier New"/>
          <w:b/>
          <w:bCs/>
          <w:sz w:val="24"/>
          <w:szCs w:val="24"/>
          <w:lang w:val="en-US"/>
        </w:rPr>
        <w:t>DESIGN AND METHODOLOGY</w:t>
      </w:r>
    </w:p>
    <w:p w14:paraId="52C54F36" w14:textId="77777777" w:rsidR="00094483"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This chapter outlines the systematic approach and technical procedures utilized by the researchers in the development and evaluation of Auditrix: A Curriculum Audit System for Kalinga State University. It provides a comprehensive discussion of the research design, the setting of the study, the participants involved, the software development phases, and the statistical tools used to interpret the evaluation data.</w:t>
      </w:r>
    </w:p>
    <w:p w14:paraId="767CB0DB" w14:textId="77777777" w:rsidR="00094483" w:rsidRDefault="00000000">
      <w:pPr>
        <w:spacing w:line="480" w:lineRule="auto"/>
        <w:jc w:val="both"/>
        <w:rPr>
          <w:rFonts w:ascii="Courier New" w:hAnsi="Courier New" w:cs="Courier New"/>
          <w:b/>
          <w:bCs/>
          <w:sz w:val="24"/>
          <w:szCs w:val="24"/>
        </w:rPr>
      </w:pPr>
      <w:r>
        <w:rPr>
          <w:rFonts w:ascii="Courier New" w:hAnsi="Courier New" w:cs="Courier New"/>
          <w:b/>
          <w:bCs/>
          <w:sz w:val="24"/>
          <w:szCs w:val="24"/>
        </w:rPr>
        <w:t xml:space="preserve">Software Development Methodology </w:t>
      </w:r>
    </w:p>
    <w:p w14:paraId="2899A8D0" w14:textId="77777777" w:rsidR="00693157" w:rsidRDefault="00000000">
      <w:pPr>
        <w:spacing w:line="480" w:lineRule="auto"/>
        <w:ind w:firstLine="720"/>
        <w:jc w:val="both"/>
        <w:rPr>
          <w:rFonts w:ascii="Courier New" w:hAnsi="Courier New" w:cs="Courier New"/>
          <w:sz w:val="24"/>
          <w:szCs w:val="24"/>
        </w:rPr>
        <w:sectPr w:rsidR="00693157" w:rsidSect="00D42FC3">
          <w:headerReference w:type="default" r:id="rId17"/>
          <w:pgSz w:w="12242" w:h="15842"/>
          <w:pgMar w:top="1440" w:right="1440" w:bottom="1440" w:left="2160" w:header="709" w:footer="709" w:gutter="0"/>
          <w:cols w:space="708"/>
          <w:docGrid w:linePitch="360"/>
        </w:sectPr>
      </w:pPr>
      <w:r>
        <w:rPr>
          <w:rFonts w:ascii="Courier New" w:hAnsi="Courier New" w:cs="Courier New"/>
          <w:sz w:val="24"/>
          <w:szCs w:val="24"/>
        </w:rPr>
        <w:t>To ensure a structured yet adaptive development process, the researchers adopted the Iterative and Incremental Development (IID) model. Unlike the traditional linear approach, this methodology allowed the proponents to develop Auditrix through a series of repeated cycles (iterations), where each cycle resulted in a functional "increment" or version of the software. This approach is selected because it enables the researchers to validate the</w:t>
      </w:r>
    </w:p>
    <w:p w14:paraId="29EDF2BB" w14:textId="77777777" w:rsidR="00094483" w:rsidRDefault="00000000">
      <w:pPr>
        <w:spacing w:line="480" w:lineRule="auto"/>
        <w:ind w:firstLine="720"/>
        <w:jc w:val="both"/>
        <w:rPr>
          <w:rFonts w:ascii="Courier New" w:hAnsi="Courier New" w:cs="Courier New"/>
          <w:b/>
          <w:bCs/>
          <w:sz w:val="24"/>
          <w:szCs w:val="24"/>
        </w:rPr>
      </w:pPr>
      <w:r>
        <w:rPr>
          <w:rFonts w:ascii="Courier New" w:hAnsi="Courier New" w:cs="Courier New"/>
          <w:sz w:val="24"/>
          <w:szCs w:val="24"/>
        </w:rPr>
        <w:lastRenderedPageBreak/>
        <w:t>"Audit Engine" logic with the Program Chairpersons early in the process and refine features based on actual administrative feedback before the final deployment.</w:t>
      </w:r>
    </w:p>
    <w:p w14:paraId="2885A822" w14:textId="77777777" w:rsidR="00094483" w:rsidRDefault="00094483">
      <w:pPr>
        <w:spacing w:after="0" w:line="480" w:lineRule="auto"/>
        <w:jc w:val="center"/>
        <w:rPr>
          <w:rFonts w:ascii="Courier New" w:hAnsi="Courier New" w:cs="Courier New"/>
          <w:sz w:val="24"/>
          <w:szCs w:val="24"/>
        </w:rPr>
      </w:pPr>
    </w:p>
    <w:p w14:paraId="2A8FDCAC" w14:textId="77777777" w:rsidR="00094483" w:rsidRDefault="00000000">
      <w:pPr>
        <w:spacing w:after="0" w:line="480" w:lineRule="auto"/>
        <w:jc w:val="center"/>
        <w:rPr>
          <w:rFonts w:ascii="Courier New" w:hAnsi="Courier New" w:cs="Courier New"/>
          <w:sz w:val="24"/>
          <w:szCs w:val="24"/>
        </w:rPr>
      </w:pPr>
      <w:r>
        <w:rPr>
          <w:rFonts w:ascii="Courier New" w:hAnsi="Courier New" w:cs="Courier New"/>
          <w:noProof/>
        </w:rPr>
        <w:drawing>
          <wp:inline distT="0" distB="0" distL="0" distR="0" wp14:anchorId="47E47EAD" wp14:editId="5827132E">
            <wp:extent cx="4356735" cy="2440305"/>
            <wp:effectExtent l="0" t="0" r="5715" b="0"/>
            <wp:docPr id="782356319" name="Graphic 782356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56319" name="Graphic 782356319"/>
                    <pic:cNvPicPr>
                      <a:picLocks noChangeAspect="1"/>
                    </pic:cNvPicPr>
                  </pic:nvPicPr>
                  <pic:blipFill>
                    <a:blip r:embed="rId18"/>
                    <a:stretch>
                      <a:fillRect/>
                    </a:stretch>
                  </pic:blipFill>
                  <pic:spPr>
                    <a:xfrm>
                      <a:off x="0" y="0"/>
                      <a:ext cx="4356735" cy="2440305"/>
                    </a:xfrm>
                    <a:prstGeom prst="rect">
                      <a:avLst/>
                    </a:prstGeom>
                  </pic:spPr>
                </pic:pic>
              </a:graphicData>
            </a:graphic>
          </wp:inline>
        </w:drawing>
      </w:r>
    </w:p>
    <w:p w14:paraId="6C116E6D" w14:textId="77777777" w:rsidR="00094483" w:rsidRDefault="00094483">
      <w:pPr>
        <w:spacing w:after="0" w:line="480" w:lineRule="auto"/>
        <w:jc w:val="center"/>
        <w:rPr>
          <w:rFonts w:ascii="Courier New" w:hAnsi="Courier New" w:cs="Courier New"/>
          <w:sz w:val="24"/>
          <w:szCs w:val="24"/>
          <w:lang w:val="en-US"/>
        </w:rPr>
      </w:pPr>
    </w:p>
    <w:p w14:paraId="73C6316C" w14:textId="77777777" w:rsidR="00094483" w:rsidRDefault="00000000" w:rsidP="0036085E">
      <w:pPr>
        <w:spacing w:line="480" w:lineRule="auto"/>
        <w:jc w:val="center"/>
        <w:rPr>
          <w:rFonts w:ascii="Courier New" w:hAnsi="Courier New" w:cs="Courier New"/>
          <w:i/>
          <w:iCs/>
          <w:sz w:val="24"/>
          <w:szCs w:val="24"/>
        </w:rPr>
      </w:pPr>
      <w:r>
        <w:rPr>
          <w:rFonts w:ascii="Courier New" w:hAnsi="Courier New" w:cs="Courier New"/>
          <w:b/>
          <w:bCs/>
          <w:i/>
          <w:iCs/>
          <w:sz w:val="24"/>
          <w:szCs w:val="24"/>
        </w:rPr>
        <w:t>Figure 2</w:t>
      </w:r>
      <w:r>
        <w:rPr>
          <w:rFonts w:ascii="Courier New" w:hAnsi="Courier New" w:cs="Courier New"/>
          <w:i/>
          <w:iCs/>
          <w:sz w:val="24"/>
          <w:szCs w:val="24"/>
        </w:rPr>
        <w:t>. Iterative and Incremental SDLC</w:t>
      </w:r>
    </w:p>
    <w:p w14:paraId="1562F6BF" w14:textId="77777777" w:rsidR="006C7CEC" w:rsidRDefault="00C23807" w:rsidP="005B69C3">
      <w:pPr>
        <w:spacing w:line="480" w:lineRule="auto"/>
        <w:jc w:val="both"/>
        <w:rPr>
          <w:rFonts w:ascii="Courier New" w:hAnsi="Courier New" w:cs="Courier New"/>
          <w:sz w:val="24"/>
          <w:szCs w:val="24"/>
        </w:rPr>
      </w:pPr>
      <w:r>
        <w:rPr>
          <w:rFonts w:ascii="Courier New" w:hAnsi="Courier New" w:cs="Courier New"/>
          <w:b/>
          <w:bCs/>
          <w:i/>
          <w:iCs/>
          <w:sz w:val="24"/>
          <w:szCs w:val="24"/>
        </w:rPr>
        <w:t>Initial planning</w:t>
      </w:r>
      <w:r>
        <w:rPr>
          <w:rFonts w:ascii="Courier New" w:hAnsi="Courier New" w:cs="Courier New"/>
          <w:sz w:val="24"/>
          <w:szCs w:val="24"/>
        </w:rPr>
        <w:t xml:space="preserve"> </w:t>
      </w:r>
    </w:p>
    <w:p w14:paraId="10A0B044" w14:textId="77777777" w:rsidR="00C23807" w:rsidRDefault="00C23807" w:rsidP="006C7CEC">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The study begins with a comprehensive investigation to validate existing challenges within the curriculum auditing process at KSU-CEIT. This stage involves the distribution of structured data-gathering tools and the conduct of preliminary interviews with the six Program Chairpersons to formally identify manual bottlenecks and administrative pain points. These high-level insights establish the project's </w:t>
        <w:lastRenderedPageBreak/>
        <w:t>foundation and overall goals before entering the first development cycle.</w:t>
      </w:r>
    </w:p>
    <w:p w14:paraId="7F96E0FD" w14:textId="77777777" w:rsidR="006C7CEC" w:rsidRPr="006C7CEC" w:rsidRDefault="00C23807" w:rsidP="002A7E86">
      <w:pPr>
        <w:spacing w:line="480" w:lineRule="auto"/>
        <w:jc w:val="both"/>
        <w:rPr>
          <w:rFonts w:ascii="Courier New" w:hAnsi="Courier New" w:cs="Courier New"/>
          <w:i/>
          <w:iCs/>
          <w:sz w:val="24"/>
          <w:szCs w:val="24"/>
        </w:rPr>
      </w:pPr>
      <w:r>
        <w:rPr>
          <w:rFonts w:ascii="Courier New" w:hAnsi="Courier New" w:cs="Courier New"/>
          <w:b/>
          <w:bCs/>
          <w:i/>
          <w:iCs/>
          <w:sz w:val="24"/>
          <w:szCs w:val="24"/>
        </w:rPr>
        <w:t>Planning and Requirements Phase</w:t>
      </w:r>
      <w:r>
        <w:rPr>
          <w:rFonts w:ascii="Courier New" w:hAnsi="Courier New" w:cs="Courier New"/>
          <w:i/>
          <w:iCs/>
          <w:sz w:val="24"/>
          <w:szCs w:val="24"/>
        </w:rPr>
        <w:t xml:space="preserve"> </w:t>
      </w:r>
    </w:p>
    <w:p w14:paraId="5A424444" w14:textId="77777777" w:rsidR="00C23807" w:rsidRDefault="00C23807" w:rsidP="006C7CEC">
      <w:pPr>
        <w:spacing w:line="480" w:lineRule="auto"/>
        <w:ind w:firstLine="720"/>
        <w:jc w:val="both"/>
        <w:rPr>
          <w:rFonts w:ascii="Courier New" w:hAnsi="Courier New" w:cs="Courier New"/>
          <w:sz w:val="24"/>
          <w:szCs w:val="24"/>
        </w:rPr>
      </w:pPr>
      <w:r>
        <w:rPr>
          <w:rFonts w:ascii="Courier New" w:hAnsi="Courier New" w:cs="Courier New"/>
          <w:sz w:val="24"/>
          <w:szCs w:val="24"/>
        </w:rPr>
        <w:t>At the start of each iteration, the researchers define specific functional goals and translate stakeholder needs into technical requirements. This involves identifying the particular "increment" to be built, such as the core audit logic or the reporting dashboard. Detailed requirements are documented to ensure that each version of the software addresses a specific administrative burden while maintaining alignment with the overall project objectives.</w:t>
      </w:r>
    </w:p>
    <w:p w14:paraId="3B41D65F" w14:textId="77777777" w:rsidR="006C7CEC" w:rsidRDefault="00C23807" w:rsidP="006C7CEC">
      <w:pPr>
        <w:spacing w:line="480" w:lineRule="auto"/>
        <w:jc w:val="both"/>
        <w:rPr>
          <w:rFonts w:ascii="Courier New" w:hAnsi="Courier New" w:cs="Courier New"/>
          <w:b/>
          <w:bCs/>
          <w:i/>
          <w:iCs/>
          <w:sz w:val="24"/>
          <w:szCs w:val="24"/>
        </w:rPr>
      </w:pPr>
      <w:r>
        <w:rPr>
          <w:rFonts w:ascii="Courier New" w:hAnsi="Courier New" w:cs="Courier New"/>
          <w:b/>
          <w:bCs/>
          <w:i/>
          <w:iCs/>
          <w:sz w:val="24"/>
          <w:szCs w:val="24"/>
        </w:rPr>
        <w:t>Analysis and Design Phase</w:t>
      </w:r>
    </w:p>
    <w:p w14:paraId="67C9C30A" w14:textId="77777777" w:rsidR="00C23807" w:rsidRDefault="00C23807" w:rsidP="00C23807">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During this phase, requirements are translated into technical blueprints that evolve with each iteration. This includes the architectural design of the Entity Relationship Diagram (ERD) in Supabase and the creation of high-fidelity UI mockups in Figma. Design decisions prioritize a responsive "Command Center" dashboard using Tailwind CSS, ensuring that as new features—such as the </w:t>
      </w:r>
      <w:del w:id="90087" w:author="Claude" w:date="2026-10-07T00:00:00Z">
        <w:r>
          <w:rPr>
            <w:rFonts w:ascii="Courier New" w:hAnsi="Courier New" w:cs="Courier New"/>
            <w:sz w:val="24"/>
            <w:szCs w:val="24"/>
          </w:rPr>
          <w:delText xml:space="preserve">Manual Import module</w:delText>
        </w:r>
      </w:del>
      <w:ins w:id="90088" w:author="Claude" w:date="2026-10-07T00:00:00Z">
        <w:r>
          <w:rPr>
            <w:rFonts w:ascii="Courier New" w:hAnsi="Courier New" w:cs="Courier New"/>
            <w:sz w:val="24"/>
            <w:szCs w:val="24"/>
          </w:rPr>
          <w:t xml:space="preserve">curriculum and student import modules</w:t>
        </w:r>
      </w:ins>
      <w:r>
        <w:rPr>
          <w:rFonts w:ascii="Courier New" w:hAnsi="Courier New" w:cs="Courier New"/>
          <w:sz w:val="24"/>
          <w:szCs w:val="24"/>
        </w:rPr>
        <w:t xml:space="preserve">—are added, the user interface remains intuitive and seamless.</w:t>
      </w:r>
    </w:p>
    <w:p w14:paraId="424C503E" w14:textId="77777777" w:rsidR="00693157" w:rsidRDefault="00693157" w:rsidP="00C23807">
      <w:pPr>
        <w:spacing w:line="480" w:lineRule="auto"/>
        <w:ind w:firstLine="720"/>
        <w:jc w:val="both"/>
        <w:rPr>
          <w:rFonts w:ascii="Courier New" w:hAnsi="Courier New" w:cs="Courier New"/>
          <w:sz w:val="24"/>
          <w:szCs w:val="24"/>
        </w:rPr>
      </w:pPr>
    </w:p>
    <w:p w14:paraId="04AF2CCC" w14:textId="77777777" w:rsidR="006C7CEC" w:rsidRPr="006C7CEC" w:rsidRDefault="00C23807" w:rsidP="006C7CEC">
      <w:pPr>
        <w:spacing w:line="480" w:lineRule="auto"/>
        <w:jc w:val="both"/>
        <w:rPr>
          <w:rFonts w:ascii="Courier New" w:hAnsi="Courier New" w:cs="Courier New"/>
          <w:b/>
          <w:bCs/>
          <w:i/>
          <w:iCs/>
          <w:sz w:val="24"/>
          <w:szCs w:val="24"/>
        </w:rPr>
      </w:pPr>
      <w:r>
        <w:rPr>
          <w:rFonts w:ascii="Courier New" w:hAnsi="Courier New" w:cs="Courier New"/>
          <w:b/>
          <w:bCs/>
          <w:i/>
          <w:iCs/>
          <w:sz w:val="24"/>
          <w:szCs w:val="24"/>
        </w:rPr>
        <w:lastRenderedPageBreak/>
        <w:t xml:space="preserve">Implementation </w:t>
      </w:r>
    </w:p>
    <w:p w14:paraId="4F565285" w14:textId="77777777" w:rsidR="00094483" w:rsidRDefault="00C23807" w:rsidP="006C7CEC">
      <w:pPr>
        <w:spacing w:line="480" w:lineRule="auto"/>
        <w:ind w:firstLine="720"/>
        <w:jc w:val="both"/>
        <w:rPr>
          <w:rFonts w:ascii="Courier New" w:hAnsi="Courier New" w:cs="Courier New"/>
          <w:sz w:val="24"/>
          <w:szCs w:val="24"/>
        </w:rPr>
      </w:pPr>
      <w:del w:id="90089" w:author="Claude" w:date="2026-10-07T00:00:00Z">
        <w:r>
          <w:rPr>
            <w:rFonts w:ascii="Courier New" w:hAnsi="Courier New" w:cs="Courier New"/>
            <w:sz w:val="24"/>
            <w:szCs w:val="24"/>
          </w:rPr>
          <w:delText xml:space="preserve">The actual coding of Auditrix takes place using Next.js, with development divided into three distinct functional increments. The first increment focuses on the "Audit Engine" and UI for automated prerequisite parsing. The second increment handles Data Integration, specifically the MIS synchronization and CSV/Excel import modules. The third increment finalizes Reporting and Analytics. Each increment results in a functional version of the software that builds upon the previous one.</w:delText>
        </w:r>
      </w:del>
      <w:ins w:id="90090" w:author="Claude" w:date="2026-10-07T00:00:00Z">
        <w:r>
          <w:rPr>
            <w:rFonts w:ascii="Courier New" w:hAnsi="Courier New" w:cs="Courier New"/>
            <w:sz w:val="24"/>
            <w:szCs w:val="24"/>
          </w:rPr>
          <w:t xml:space="preserve">The actual coding of Auditrix takes place using Next.js with React and TypeScript, with development divided into three functional increments. The first increment (July 2026) produced the core of the system: curriculum management, student registration, grade entry and a basic audit of prerequisites. The second increment (August to September 2026) added curriculum versions, deans and colleges, shifting, transfers and drops, curriculum and student imports with an import preview, a redesign of the user interface, the first-login password change, and the curriculum change history. The third increment (late September to October 2026) replaced the first prerequisite checker with a term-based one that also covers co-requisites and INC grades, and added the current semester, automatic year levels, the regular and irregular classification, support for .xls files, and protection against an earlier-term grade replacing a later one. Each increment results in a functional version of the software that builds upon the previous one.</w:t>
        </w:r>
      </w:ins>
    </w:p>
    <w:p w14:paraId="3DA88BF0" w14:textId="77777777" w:rsidR="006C7CEC" w:rsidRPr="006C7CEC" w:rsidRDefault="00C23807" w:rsidP="006C7CEC">
      <w:pPr>
        <w:spacing w:line="480" w:lineRule="auto"/>
        <w:jc w:val="both"/>
        <w:rPr>
          <w:rFonts w:ascii="Courier New" w:hAnsi="Courier New" w:cs="Courier New"/>
          <w:i/>
          <w:iCs/>
          <w:sz w:val="24"/>
          <w:szCs w:val="24"/>
        </w:rPr>
      </w:pPr>
      <w:r>
        <w:rPr>
          <w:rFonts w:ascii="Courier New" w:hAnsi="Courier New" w:cs="Courier New"/>
          <w:b/>
          <w:bCs/>
          <w:i/>
          <w:iCs/>
          <w:sz w:val="24"/>
          <w:szCs w:val="24"/>
        </w:rPr>
        <w:t>Testing Phase</w:t>
      </w:r>
      <w:r>
        <w:rPr>
          <w:rFonts w:ascii="Courier New" w:hAnsi="Courier New" w:cs="Courier New"/>
          <w:i/>
          <w:iCs/>
          <w:sz w:val="24"/>
          <w:szCs w:val="24"/>
        </w:rPr>
        <w:t xml:space="preserve"> </w:t>
      </w:r>
    </w:p>
    <w:p w14:paraId="060D44F1" w14:textId="77777777" w:rsidR="00C23807" w:rsidRDefault="00C23807" w:rsidP="006C7CEC">
      <w:pPr>
        <w:spacing w:line="480" w:lineRule="auto"/>
        <w:ind w:firstLine="720"/>
        <w:jc w:val="both"/>
        <w:rPr>
          <w:rFonts w:ascii="Courier New" w:hAnsi="Courier New" w:cs="Courier New"/>
          <w:sz w:val="24"/>
          <w:szCs w:val="24"/>
        </w:rPr>
      </w:pPr>
      <w:del w:id="90091" w:author="Claude" w:date="2026-10-07T00:00:00Z">
        <w:r>
          <w:rPr>
            <w:rFonts w:ascii="Courier New" w:hAnsi="Courier New" w:cs="Courier New"/>
            <w:sz w:val="24"/>
            <w:szCs w:val="24"/>
          </w:rPr>
          <w:delText xml:space="preserve">As each increment is completed, it undergoes rigorous verification to ensure technical reliability. This includes unit testing for individual modules and integration testing to confirm that imported data interacts correctly with the audit engine. The researchers perform "negative testing" by intentionally uploading incorrectly formatted files or invalid records to verify that the automatic flagging system correctly triggers a "Violated" status for non-compliant student records.</w:delText>
        </w:r>
      </w:del>
      <w:ins w:id="90092" w:author="Claude" w:date="2026-10-07T00:00:00Z">
        <w:r>
          <w:rPr>
            <w:rFonts w:ascii="Courier New" w:hAnsi="Courier New" w:cs="Courier New"/>
            <w:sz w:val="24"/>
            <w:szCs w:val="24"/>
          </w:rPr>
          <w:t xml:space="preserve">As each increment is completed, it undergoes rigorous verification to ensure technical reliability. This includes unit testing of the audit rules and the other modules, and integration testing of the server actions, both written with the built-in test runner of Node.js; and functional (end-to-end) testing, in which a web browser is scripted with Playwright to log in as a dean and as chairpersons and use each feature on a local copy of the full system. The researchers also perform "negative testing" by entering invalid grades, malformed terms and student ID numbers, and incorrectly formatted import files to verify that the system rejects them with a reason, and by entering the same grades in different orders to verify that the audit flags the same subjects as Violation regardless of the order of entry.</w:t>
        </w:r>
      </w:ins>
    </w:p>
    <w:p w14:paraId="461A815B" w14:textId="77777777" w:rsidR="0059781B" w:rsidRDefault="0059781B">
      <w:pPr>
        <w:spacing w:after="0" w:line="480" w:lineRule="auto"/>
        <w:ind w:firstLine="720"/>
        <w:jc w:val="both"/>
        <w:rPr>
          <w:rFonts w:ascii="Courier New" w:hAnsi="Courier New" w:cs="Courier New"/>
          <w:sz w:val="24"/>
          <w:szCs w:val="24"/>
          <w:lang w:val="en-US"/>
        </w:rPr>
      </w:pPr>
    </w:p>
    <w:p w14:paraId="01E1558E" w14:textId="77777777" w:rsidR="00C23807" w:rsidRPr="006C7CEC" w:rsidRDefault="00C23807" w:rsidP="00C23807">
      <w:pPr>
        <w:spacing w:line="480" w:lineRule="auto"/>
        <w:jc w:val="both"/>
        <w:rPr>
          <w:rFonts w:ascii="Courier New" w:hAnsi="Courier New" w:cs="Courier New"/>
          <w:i/>
          <w:iCs/>
          <w:sz w:val="24"/>
          <w:szCs w:val="24"/>
        </w:rPr>
      </w:pPr>
      <w:r>
        <w:rPr>
          <w:rFonts w:ascii="Courier New" w:hAnsi="Courier New" w:cs="Courier New"/>
          <w:b/>
          <w:bCs/>
          <w:i/>
          <w:iCs/>
          <w:sz w:val="24"/>
          <w:szCs w:val="24"/>
        </w:rPr>
        <w:lastRenderedPageBreak/>
        <w:t>Evaluation Phase</w:t>
      </w:r>
      <w:r>
        <w:rPr>
          <w:rFonts w:ascii="Courier New" w:hAnsi="Courier New" w:cs="Courier New"/>
          <w:i/>
          <w:iCs/>
          <w:sz w:val="24"/>
          <w:szCs w:val="24"/>
        </w:rPr>
        <w:t xml:space="preserve"> </w:t>
      </w:r>
    </w:p>
    <w:p w14:paraId="3C9BE5BA" w14:textId="77777777" w:rsidR="00C23807" w:rsidRDefault="00C23807" w:rsidP="00C23807">
      <w:pPr>
        <w:spacing w:line="480" w:lineRule="auto"/>
        <w:ind w:firstLine="720"/>
        <w:jc w:val="both"/>
        <w:rPr>
          <w:rFonts w:ascii="Courier New" w:hAnsi="Courier New" w:cs="Courier New"/>
          <w:sz w:val="24"/>
          <w:szCs w:val="24"/>
        </w:rPr>
      </w:pPr>
      <w:r>
        <w:rPr>
          <w:rFonts w:ascii="Courier New" w:hAnsi="Courier New" w:cs="Courier New"/>
          <w:sz w:val="24"/>
          <w:szCs w:val="24"/>
        </w:rPr>
        <w:t>The final stage involves a formal assessment of the integrated system using the ISO/IEC 25010 Software Quality Model to determine its readiness for institutional use. This evaluation is conducted by Program Chairpersons and IT experts via a digital instrument to provide a balanced view of the software’s functional suitability, usability, and security. Feedback from this phase confirms whether the system has successfully met the goals defined during the initial planning.</w:t>
      </w:r>
    </w:p>
    <w:p w14:paraId="43C8F2CE" w14:textId="77777777" w:rsidR="00C23807" w:rsidRPr="006C7CEC" w:rsidRDefault="00C23807" w:rsidP="00C23807">
      <w:pPr>
        <w:spacing w:line="480" w:lineRule="auto"/>
        <w:jc w:val="both"/>
        <w:rPr>
          <w:rFonts w:ascii="Courier New" w:hAnsi="Courier New" w:cs="Courier New"/>
          <w:i/>
          <w:iCs/>
          <w:sz w:val="24"/>
          <w:szCs w:val="24"/>
        </w:rPr>
      </w:pPr>
      <w:r>
        <w:rPr>
          <w:rFonts w:ascii="Courier New" w:hAnsi="Courier New" w:cs="Courier New"/>
          <w:b/>
          <w:bCs/>
          <w:i/>
          <w:iCs/>
          <w:sz w:val="24"/>
          <w:szCs w:val="24"/>
        </w:rPr>
        <w:t>Deployment Phase</w:t>
      </w:r>
      <w:r>
        <w:rPr>
          <w:rFonts w:ascii="Courier New" w:hAnsi="Courier New" w:cs="Courier New"/>
          <w:i/>
          <w:iCs/>
          <w:sz w:val="24"/>
          <w:szCs w:val="24"/>
        </w:rPr>
        <w:t xml:space="preserve"> </w:t>
      </w:r>
    </w:p>
    <w:p w14:paraId="0F179857" w14:textId="77777777" w:rsidR="00C23807" w:rsidRDefault="00C23807" w:rsidP="00C23807">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Once the system has passed all evaluation criteria and reached full functionality, it is prepared for deployment. This final exit point of the model marks the transition of Auditrix from a development project to a live tool ready for use by the </w:t>
      </w:r>
      <w:del w:id="90093" w:author="Claude" w:date="2026-10-07T00:00:00Z">
        <w:r>
          <w:rPr>
            <w:rFonts w:ascii="Courier New" w:hAnsi="Courier New" w:cs="Courier New"/>
            <w:sz w:val="24"/>
            <w:szCs w:val="24"/>
          </w:rPr>
          <w:delText xml:space="preserve">administrators and students</w:delText>
        </w:r>
      </w:del>
      <w:ins w:id="90094" w:author="Claude" w:date="2026-10-07T00:00:00Z">
        <w:r>
          <w:rPr>
            <w:rFonts w:ascii="Courier New" w:hAnsi="Courier New" w:cs="Courier New"/>
            <w:sz w:val="24"/>
            <w:szCs w:val="24"/>
          </w:rPr>
          <w:t xml:space="preserve">deans and program chairpersons</w:t>
        </w:r>
      </w:ins>
      <w:r>
        <w:rPr>
          <w:rFonts w:ascii="Courier New" w:hAnsi="Courier New" w:cs="Courier New"/>
          <w:sz w:val="24"/>
          <w:szCs w:val="24"/>
        </w:rPr>
        <w:t xml:space="preserve"> of the College of Engineering and Information Technology</w:t>
      </w:r>
      <w:del w:id="90095" w:author="Claude" w:date="2026-10-07T00:00:00Z">
        <w:r>
          <w:rPr>
            <w:rFonts w:ascii="Courier New" w:hAnsi="Courier New" w:cs="Courier New"/>
            <w:sz w:val="24"/>
            <w:szCs w:val="24"/>
          </w:rPr>
          <w:delText xml:space="preserve">.</w:delText>
        </w:r>
      </w:del>
      <w:ins w:id="90096" w:author="Claude" w:date="2026-10-07T00:00:00Z">
        <w:r>
          <w:rPr>
            <w:rFonts w:ascii="Courier New" w:hAnsi="Courier New" w:cs="Courier New"/>
            <w:sz w:val="24"/>
            <w:szCs w:val="24"/>
          </w:rPr>
          <w:t xml:space="preserve">, and later of the other colleges. At the time of writing, the system runs on a local server; its deployment to a hosted (online) server is yet to be done.</w:t>
        </w:r>
      </w:ins>
    </w:p>
    <w:p w14:paraId="173BEA5F" w14:textId="77777777" w:rsidR="00C23807" w:rsidRDefault="00C23807">
      <w:pPr>
        <w:spacing w:after="0" w:line="480" w:lineRule="auto"/>
        <w:ind w:firstLine="720"/>
        <w:jc w:val="both"/>
        <w:rPr>
          <w:rFonts w:ascii="Courier New" w:hAnsi="Courier New" w:cs="Courier New"/>
          <w:sz w:val="24"/>
          <w:szCs w:val="24"/>
          <w:lang w:val="en-US"/>
        </w:rPr>
      </w:pPr>
    </w:p>
    <w:p w14:paraId="709AEACB" w14:textId="77777777" w:rsidR="00C23807" w:rsidRDefault="00C23807">
      <w:pPr>
        <w:spacing w:after="0" w:line="480" w:lineRule="auto"/>
        <w:ind w:firstLine="720"/>
        <w:jc w:val="both"/>
        <w:rPr>
          <w:rFonts w:ascii="Courier New" w:hAnsi="Courier New" w:cs="Courier New"/>
          <w:sz w:val="24"/>
          <w:szCs w:val="24"/>
          <w:lang w:val="en-US"/>
        </w:rPr>
      </w:pPr>
    </w:p>
    <w:p w14:paraId="022E5500" w14:textId="77777777" w:rsidR="00034DEB" w:rsidRDefault="00034DEB" w:rsidP="006C7CEC">
      <w:pPr>
        <w:spacing w:after="0" w:line="480" w:lineRule="auto"/>
        <w:jc w:val="both"/>
        <w:rPr>
          <w:rFonts w:ascii="Courier New" w:hAnsi="Courier New" w:cs="Courier New"/>
          <w:sz w:val="24"/>
          <w:szCs w:val="24"/>
          <w:lang w:val="en-US"/>
        </w:rPr>
      </w:pPr>
    </w:p>
    <w:p w14:paraId="467FA02A" w14:textId="77777777" w:rsidR="00153936" w:rsidRDefault="00153936" w:rsidP="006C7CEC">
      <w:pPr>
        <w:spacing w:after="0" w:line="480" w:lineRule="auto"/>
        <w:jc w:val="both"/>
        <w:rPr>
          <w:rFonts w:ascii="Courier New" w:hAnsi="Courier New" w:cs="Courier New"/>
          <w:sz w:val="24"/>
          <w:szCs w:val="24"/>
          <w:lang w:val="en-US"/>
        </w:rPr>
      </w:pPr>
    </w:p>
    <w:p w14:paraId="293049D2" w14:textId="77777777" w:rsidR="0059781B" w:rsidRDefault="0059781B" w:rsidP="006C7CEC">
      <w:pPr>
        <w:spacing w:after="0" w:line="480" w:lineRule="auto"/>
        <w:jc w:val="both"/>
        <w:rPr>
          <w:rFonts w:ascii="Courier New" w:hAnsi="Courier New" w:cs="Courier New"/>
          <w:sz w:val="24"/>
          <w:szCs w:val="24"/>
          <w:lang w:val="en-US"/>
        </w:rPr>
      </w:pPr>
    </w:p>
    <w:p w14:paraId="3C8CD09C" w14:textId="77777777" w:rsidR="00094483" w:rsidRDefault="00000000">
      <w:pPr>
        <w:spacing w:after="0" w:line="480" w:lineRule="auto"/>
        <w:jc w:val="both"/>
        <w:rPr>
          <w:rFonts w:ascii="Courier New" w:hAnsi="Courier New" w:cs="Courier New"/>
          <w:b/>
          <w:bCs/>
          <w:sz w:val="24"/>
          <w:szCs w:val="24"/>
          <w:lang w:val="en-US"/>
        </w:rPr>
      </w:pPr>
      <w:r>
        <w:rPr>
          <w:rFonts w:ascii="Courier New" w:hAnsi="Courier New" w:cs="Courier New"/>
          <w:b/>
          <w:bCs/>
          <w:sz w:val="24"/>
          <w:szCs w:val="24"/>
          <w:lang w:val="en-US"/>
        </w:rPr>
        <w:t>Locale and Population of the Study</w:t>
      </w:r>
    </w:p>
    <w:p w14:paraId="012BC9EA" w14:textId="77777777" w:rsidR="00094483" w:rsidRDefault="00000000">
      <w:pPr>
        <w:spacing w:after="0"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The study was localized within the Kalinga State University (KSU) – Main Campus, specifically at the College of Engineering and Information Technology (CEIT).</w:t>
      </w:r>
    </w:p>
    <w:p w14:paraId="07EDD64D" w14:textId="77777777" w:rsidR="00034DEB" w:rsidRDefault="00000000">
      <w:pPr>
        <w:spacing w:after="0" w:line="480" w:lineRule="auto"/>
        <w:jc w:val="both"/>
        <w:rPr>
          <w:rFonts w:ascii="Courier New" w:hAnsi="Courier New" w:cs="Courier New"/>
          <w:sz w:val="24"/>
          <w:szCs w:val="24"/>
          <w:lang w:val="en-US"/>
        </w:rPr>
      </w:pPr>
      <w:r>
        <w:rPr>
          <w:rFonts w:ascii="Courier New" w:hAnsi="Courier New" w:cs="Courier New"/>
          <w:sz w:val="24"/>
          <w:szCs w:val="24"/>
          <w:lang w:val="en-US"/>
        </w:rPr>
        <w:t>The participants were purposively selected based on their direct involvement in the enrollment and auditing processes at Kalinga State University. This group includes the six Program Chairpersons of the CEIT, who provided the domain expertise necessary to ensure the system’s logic aligns with actual university policies and prerequisite standards. To capture the technical perspective, IT experts were engaged to provide a rigorous critique of the system’s architecture, security protocols, and compliance with international software standards. Additionally, the study included students who have personally experienced prerequisite violations; these individuals provided critical data via Google Form regarding the real-world impact of manual auditing errors on their academic progression. By integrating feedback from administrators, technical experts, and the affected student body, the researchers ensured a comprehensive validation of the system’s functional and institutional requirements.</w:t>
      </w:r>
    </w:p>
    <w:p w14:paraId="4A42F59B" w14:textId="77777777" w:rsidR="00B2742E" w:rsidRDefault="00B2742E">
      <w:pPr>
        <w:spacing w:after="0" w:line="480" w:lineRule="auto"/>
        <w:jc w:val="both"/>
        <w:rPr>
          <w:rFonts w:ascii="Courier New" w:hAnsi="Courier New" w:cs="Courier New"/>
          <w:sz w:val="24"/>
          <w:szCs w:val="24"/>
          <w:lang w:val="en-US"/>
        </w:rPr>
      </w:pPr>
    </w:p>
    <w:p w14:paraId="05D5120B" w14:textId="77777777" w:rsidR="00094483" w:rsidRDefault="00000000">
      <w:pPr>
        <w:spacing w:after="0" w:line="480" w:lineRule="auto"/>
        <w:jc w:val="both"/>
        <w:rPr>
          <w:rFonts w:ascii="Courier New" w:hAnsi="Courier New" w:cs="Courier New"/>
          <w:b/>
          <w:bCs/>
          <w:sz w:val="24"/>
          <w:szCs w:val="24"/>
          <w:lang w:val="en-US"/>
        </w:rPr>
      </w:pPr>
      <w:r>
        <w:rPr>
          <w:rFonts w:ascii="Courier New" w:hAnsi="Courier New" w:cs="Courier New"/>
          <w:b/>
          <w:bCs/>
          <w:sz w:val="24"/>
          <w:szCs w:val="24"/>
          <w:lang w:val="en-US"/>
        </w:rPr>
        <w:lastRenderedPageBreak/>
        <w:t>Data Gathering Techniques</w:t>
      </w:r>
    </w:p>
    <w:p w14:paraId="5A21D9CE" w14:textId="77777777" w:rsidR="00094483" w:rsidRDefault="00000000">
      <w:pPr>
        <w:spacing w:after="0"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The researchers employed a multi-stage data gathering strategy to ensure the technical accuracy and functional relevance of the system:</w:t>
      </w:r>
    </w:p>
    <w:p w14:paraId="5FAD9B4F" w14:textId="77777777" w:rsidR="00094483" w:rsidRPr="00153936" w:rsidRDefault="00153936">
      <w:pPr>
        <w:spacing w:after="0" w:line="480" w:lineRule="auto"/>
        <w:jc w:val="both"/>
        <w:rPr>
          <w:rFonts w:ascii="Courier New" w:hAnsi="Courier New" w:cs="Courier New"/>
          <w:b/>
          <w:bCs/>
          <w:i/>
          <w:iCs/>
          <w:sz w:val="24"/>
          <w:szCs w:val="24"/>
          <w:lang w:val="en-US"/>
        </w:rPr>
      </w:pPr>
      <w:r>
        <w:rPr>
          <w:rFonts w:ascii="Courier New" w:hAnsi="Courier New" w:cs="Courier New"/>
          <w:b/>
          <w:bCs/>
          <w:i/>
          <w:iCs/>
          <w:sz w:val="24"/>
          <w:szCs w:val="24"/>
          <w:lang w:val="en-US"/>
        </w:rPr>
        <w:tab/>
        <w:t xml:space="preserve">Document Analysis. </w:t>
      </w:r>
      <w:r>
        <w:rPr>
          <w:rFonts w:ascii="Courier New" w:hAnsi="Courier New" w:cs="Courier New"/>
          <w:sz w:val="24"/>
          <w:szCs w:val="24"/>
          <w:lang w:val="en-US"/>
        </w:rPr>
        <w:t xml:space="preserve">The researchers meticulously reviewed official university documents, including the KSU-CEIT curriculum maps, </w:t>
      </w:r>
      <w:del w:id="90097" w:author="Claude" w:date="2026-10-07T00:00:00Z">
        <w:r>
          <w:rPr>
            <w:rFonts w:ascii="Courier New" w:hAnsi="Courier New" w:cs="Courier New"/>
            <w:sz w:val="24"/>
            <w:szCs w:val="24"/>
            <w:lang w:val="en-US"/>
          </w:rPr>
          <w:delText xml:space="preserve">student handbooks</w:delText>
        </w:r>
      </w:del>
      <w:ins w:id="90098" w:author="Claude" w:date="2026-10-07T00:00:00Z">
        <w:r>
          <w:rPr>
            <w:rFonts w:ascii="Courier New" w:hAnsi="Courier New" w:cs="Courier New"/>
            <w:sz w:val="24"/>
            <w:szCs w:val="24"/>
            <w:lang w:val="en-US"/>
          </w:rPr>
          <w:t xml:space="preserve">the KSU Student Handbook, the KSU Operations Manual: Student Development Services &amp; Placement Guide</w:t>
        </w:r>
      </w:ins>
      <w:r>
        <w:rPr>
          <w:rFonts w:ascii="Courier New" w:hAnsi="Courier New" w:cs="Courier New"/>
          <w:sz w:val="24"/>
          <w:szCs w:val="24"/>
          <w:lang w:val="en-US"/>
        </w:rPr>
        <w:t xml:space="preserve">, and CHED-mandated prerequisite sequences. </w:t>
      </w:r>
      <w:del w:id="90099" w:author="Claude" w:date="2026-10-07T00:00:00Z">
        <w:r>
          <w:rPr>
            <w:rFonts w:ascii="Courier New" w:hAnsi="Courier New" w:cs="Courier New"/>
            <w:sz w:val="24"/>
            <w:szCs w:val="24"/>
            <w:lang w:val="en-US"/>
          </w:rPr>
          <w:delText xml:space="preserve">This analysis</w:delText>
        </w:r>
      </w:del>
      <w:ins w:id="90100" w:author="Claude" w:date="2026-10-07T00:00:00Z">
        <w:r>
          <w:rPr>
            <w:rFonts w:ascii="Courier New" w:hAnsi="Courier New" w:cs="Courier New"/>
            <w:sz w:val="24"/>
            <w:szCs w:val="24"/>
            <w:lang w:val="en-US"/>
          </w:rPr>
          <w:t xml:space="preserve">The Student Handbook's definitions of prerequisite, co-requisite and Incomplete (INC) grades, and the Operations Manual's classification of year levels and of regular and irregular students,</w:t>
        </w:r>
      </w:ins>
      <w:r>
        <w:rPr>
          <w:rFonts w:ascii="Courier New" w:hAnsi="Courier New" w:cs="Courier New"/>
          <w:sz w:val="24"/>
          <w:szCs w:val="24"/>
          <w:lang w:val="en-US"/>
        </w:rPr>
        <w:t xml:space="preserve"> served as the foundational logic for programming the </w:t>
      </w:r>
      <w:del w:id="90101" w:author="Claude" w:date="2026-10-07T00:00:00Z">
        <w:r>
          <w:rPr>
            <w:rFonts w:ascii="Courier New" w:hAnsi="Courier New" w:cs="Courier New"/>
            <w:sz w:val="24"/>
            <w:szCs w:val="24"/>
            <w:lang w:val="en-US"/>
          </w:rPr>
          <w:delText xml:space="preserve">"Audit Engine" and the "Automatic Flagging" module</w:delText>
        </w:r>
      </w:del>
      <w:ins w:id="90102" w:author="Claude" w:date="2026-10-07T00:00:00Z">
        <w:r>
          <w:rPr>
            <w:rFonts w:ascii="Courier New" w:hAnsi="Courier New" w:cs="Courier New"/>
            <w:sz w:val="24"/>
            <w:szCs w:val="24"/>
            <w:lang w:val="en-US"/>
          </w:rPr>
          <w:t xml:space="preserve">Audit Engine</w:t>
        </w:r>
      </w:ins>
      <w:r>
        <w:rPr>
          <w:rFonts w:ascii="Courier New" w:hAnsi="Courier New" w:cs="Courier New"/>
          <w:sz w:val="24"/>
          <w:szCs w:val="24"/>
          <w:lang w:val="en-US"/>
        </w:rPr>
        <w:t xml:space="preserve">.</w:t>
      </w:r>
    </w:p>
    <w:p w14:paraId="222C1FFC" w14:textId="77777777" w:rsidR="00B2742E" w:rsidRDefault="00153936" w:rsidP="00153936">
      <w:pPr>
        <w:spacing w:after="0" w:line="480" w:lineRule="auto"/>
        <w:jc w:val="both"/>
        <w:rPr>
          <w:rFonts w:ascii="Courier New" w:hAnsi="Courier New" w:cs="Courier New"/>
          <w:sz w:val="24"/>
          <w:szCs w:val="24"/>
          <w:lang w:val="en-US"/>
        </w:rPr>
      </w:pPr>
      <w:r>
        <w:rPr>
          <w:rFonts w:ascii="Courier New" w:hAnsi="Courier New" w:cs="Courier New"/>
          <w:b/>
          <w:bCs/>
          <w:i/>
          <w:iCs/>
          <w:sz w:val="24"/>
          <w:szCs w:val="24"/>
          <w:lang w:val="en-US"/>
        </w:rPr>
        <w:tab/>
        <w:t xml:space="preserve">Survey (ISO/IEC 25010). </w:t>
      </w:r>
      <w:r>
        <w:rPr>
          <w:rFonts w:ascii="Courier New" w:hAnsi="Courier New" w:cs="Courier New"/>
          <w:sz w:val="24"/>
          <w:szCs w:val="24"/>
          <w:lang w:val="en-US"/>
        </w:rPr>
        <w:t xml:space="preserve">Upon the completion of the system, a formal evaluation </w:t>
      </w:r>
      <w:del w:id="90103" w:author="Claude" w:date="2026-10-07T00:00:00Z">
        <w:r>
          <w:rPr>
            <w:rFonts w:ascii="Courier New" w:hAnsi="Courier New" w:cs="Courier New"/>
            <w:sz w:val="24"/>
            <w:szCs w:val="24"/>
            <w:lang w:val="en-US"/>
          </w:rPr>
          <w:delText xml:space="preserve">was</w:delText>
        </w:r>
      </w:del>
      <w:ins w:id="90104" w:author="Claude" w:date="2026-10-07T00:00:00Z">
        <w:r>
          <w:rPr>
            <w:rFonts w:ascii="Courier New" w:hAnsi="Courier New" w:cs="Courier New"/>
            <w:sz w:val="24"/>
            <w:szCs w:val="24"/>
            <w:lang w:val="en-US"/>
          </w:rPr>
          <w:t xml:space="preserve">will be</w:t>
        </w:r>
      </w:ins>
      <w:r>
        <w:rPr>
          <w:rFonts w:ascii="Courier New" w:hAnsi="Courier New" w:cs="Courier New"/>
          <w:sz w:val="24"/>
          <w:szCs w:val="24"/>
          <w:lang w:val="en-US"/>
        </w:rPr>
        <w:t xml:space="preserve"> conducted using a Google Form-based instrument structured around the ISO/IEC 25010 framework. This digital survey </w:t>
      </w:r>
      <w:del w:id="90105" w:author="Claude" w:date="2026-10-07T00:00:00Z">
        <w:r>
          <w:rPr>
            <w:rFonts w:ascii="Courier New" w:hAnsi="Courier New" w:cs="Courier New"/>
            <w:sz w:val="24"/>
            <w:szCs w:val="24"/>
            <w:lang w:val="en-US"/>
          </w:rPr>
          <w:delText xml:space="preserve">was</w:delText>
        </w:r>
      </w:del>
      <w:ins w:id="90106" w:author="Claude" w:date="2026-10-07T00:00:00Z">
        <w:r>
          <w:rPr>
            <w:rFonts w:ascii="Courier New" w:hAnsi="Courier New" w:cs="Courier New"/>
            <w:sz w:val="24"/>
            <w:szCs w:val="24"/>
            <w:lang w:val="en-US"/>
          </w:rPr>
          <w:t xml:space="preserve">will be</w:t>
        </w:r>
      </w:ins>
      <w:r>
        <w:rPr>
          <w:rFonts w:ascii="Courier New" w:hAnsi="Courier New" w:cs="Courier New"/>
          <w:sz w:val="24"/>
          <w:szCs w:val="24"/>
          <w:lang w:val="en-US"/>
        </w:rPr>
        <w:t xml:space="preserve"> distributed to both the Program Chairpersons and IT Experts to evaluate the software’s functional suitability, usability, security, and performance efficiency.</w:t>
      </w:r>
    </w:p>
    <w:p w14:paraId="11D3CACF" w14:textId="77777777" w:rsidR="00B2742E" w:rsidRPr="004B2B7E" w:rsidRDefault="00B2742E" w:rsidP="00153936">
      <w:pPr>
        <w:spacing w:after="0" w:line="480" w:lineRule="auto"/>
        <w:jc w:val="both"/>
        <w:rPr>
          <w:rFonts w:ascii="Courier New" w:hAnsi="Courier New" w:cs="Courier New"/>
          <w:sz w:val="24"/>
          <w:szCs w:val="24"/>
          <w:lang w:val="en-US"/>
        </w:rPr>
      </w:pPr>
    </w:p>
    <w:p w14:paraId="05182CE3" w14:textId="77777777" w:rsidR="00094483" w:rsidRDefault="00000000">
      <w:pPr>
        <w:spacing w:after="0" w:line="480" w:lineRule="auto"/>
        <w:jc w:val="both"/>
        <w:rPr>
          <w:rFonts w:ascii="Courier New" w:hAnsi="Courier New" w:cs="Courier New"/>
          <w:sz w:val="24"/>
          <w:szCs w:val="24"/>
          <w:lang w:val="en-US"/>
        </w:rPr>
      </w:pPr>
      <w:r>
        <w:rPr>
          <w:rFonts w:ascii="Courier New" w:hAnsi="Courier New" w:cs="Courier New"/>
          <w:b/>
          <w:bCs/>
          <w:sz w:val="24"/>
          <w:szCs w:val="24"/>
          <w:lang w:val="en-US"/>
        </w:rPr>
        <w:t>Data Gathering Tools</w:t>
      </w:r>
    </w:p>
    <w:p w14:paraId="0B7EB119" w14:textId="77777777" w:rsidR="00590F96" w:rsidRDefault="00590F96" w:rsidP="00354C19">
      <w:pPr>
        <w:spacing w:after="0" w:line="480" w:lineRule="auto"/>
        <w:ind w:firstLine="720"/>
        <w:jc w:val="both"/>
        <w:rPr>
          <w:rFonts w:ascii="Courier New" w:hAnsi="Courier New" w:cs="Courier New"/>
          <w:sz w:val="24"/>
          <w:szCs w:val="24"/>
        </w:rPr>
      </w:pPr>
      <w:r>
        <w:rPr>
          <w:rFonts w:ascii="Courier New" w:hAnsi="Courier New" w:cs="Courier New"/>
          <w:sz w:val="24"/>
          <w:szCs w:val="24"/>
        </w:rPr>
        <w:t>The researchers utilized the following data gathering tools to ensure a comprehensive data collection process:</w:t>
      </w:r>
    </w:p>
    <w:p w14:paraId="165CBB24" w14:textId="77777777" w:rsidR="004702A7" w:rsidRPr="00590F96" w:rsidRDefault="004702A7" w:rsidP="00354C19">
      <w:pPr>
        <w:spacing w:after="0" w:line="480" w:lineRule="auto"/>
        <w:ind w:firstLine="720"/>
        <w:jc w:val="both"/>
        <w:rPr>
          <w:rFonts w:ascii="Courier New" w:hAnsi="Courier New" w:cs="Courier New"/>
          <w:sz w:val="24"/>
          <w:szCs w:val="24"/>
        </w:rPr>
      </w:pPr>
    </w:p>
    <w:p w14:paraId="1A392A61" w14:textId="77777777" w:rsidR="0095147D" w:rsidRDefault="0095147D" w:rsidP="00590F96">
      <w:pPr>
        <w:spacing w:after="0" w:line="480" w:lineRule="auto"/>
        <w:jc w:val="both"/>
        <w:rPr>
          <w:rFonts w:ascii="Courier New" w:hAnsi="Courier New" w:cs="Courier New"/>
          <w:b/>
          <w:bCs/>
          <w:i/>
          <w:iCs/>
          <w:sz w:val="24"/>
          <w:szCs w:val="24"/>
        </w:rPr>
      </w:pPr>
    </w:p>
    <w:p w14:paraId="7E840A3F" w14:textId="327A55C5" w:rsidR="00590F96" w:rsidRPr="00F45111" w:rsidRDefault="00590F96" w:rsidP="00590F96">
      <w:pPr>
        <w:spacing w:after="0" w:line="480" w:lineRule="auto"/>
        <w:jc w:val="both"/>
        <w:rPr>
          <w:rFonts w:ascii="Courier New" w:hAnsi="Courier New" w:cs="Courier New"/>
          <w:i/>
          <w:iCs/>
          <w:sz w:val="24"/>
          <w:szCs w:val="24"/>
        </w:rPr>
      </w:pPr>
      <w:r>
        <w:rPr>
          <w:rFonts w:ascii="Courier New" w:hAnsi="Courier New" w:cs="Courier New"/>
          <w:b/>
          <w:bCs/>
          <w:i/>
          <w:iCs/>
          <w:sz w:val="24"/>
          <w:szCs w:val="24"/>
        </w:rPr>
        <w:lastRenderedPageBreak/>
        <w:t>Interview Guide</w:t>
      </w:r>
    </w:p>
    <w:p w14:paraId="2A8A1F9B" w14:textId="77777777" w:rsidR="00590F96" w:rsidRPr="00590F96" w:rsidRDefault="00590F96" w:rsidP="00285B84">
      <w:pPr>
        <w:spacing w:after="0" w:line="480" w:lineRule="auto"/>
        <w:ind w:firstLine="720"/>
        <w:jc w:val="both"/>
        <w:rPr>
          <w:rFonts w:ascii="Courier New" w:hAnsi="Courier New" w:cs="Courier New"/>
          <w:sz w:val="24"/>
          <w:szCs w:val="24"/>
        </w:rPr>
      </w:pPr>
      <w:r>
        <w:rPr>
          <w:rFonts w:ascii="Courier New" w:hAnsi="Courier New" w:cs="Courier New"/>
          <w:sz w:val="24"/>
          <w:szCs w:val="24"/>
        </w:rPr>
        <w:t>This tool is designed to collect qualitative data from the Program Chairpersons. It focuses on identifying current manual workflows, administrative deficiencies, and the frequency of prerequisite oversights during enrollment.</w:t>
      </w:r>
    </w:p>
    <w:p w14:paraId="0FEB3595" w14:textId="77777777" w:rsidR="00590F96" w:rsidRPr="00F45111" w:rsidRDefault="00590F96" w:rsidP="00590F96">
      <w:pPr>
        <w:spacing w:after="0" w:line="480" w:lineRule="auto"/>
        <w:jc w:val="both"/>
        <w:rPr>
          <w:rFonts w:ascii="Courier New" w:hAnsi="Courier New" w:cs="Courier New"/>
          <w:i/>
          <w:iCs/>
          <w:sz w:val="24"/>
          <w:szCs w:val="24"/>
        </w:rPr>
      </w:pPr>
      <w:r>
        <w:rPr>
          <w:rFonts w:ascii="Courier New" w:hAnsi="Courier New" w:cs="Courier New"/>
          <w:b/>
          <w:bCs/>
          <w:i/>
          <w:iCs/>
          <w:sz w:val="24"/>
          <w:szCs w:val="24"/>
        </w:rPr>
        <w:t xml:space="preserve">Survey Questionnaire </w:t>
      </w:r>
    </w:p>
    <w:p w14:paraId="4D73586A" w14:textId="77777777" w:rsidR="00590F96" w:rsidRPr="00590F96" w:rsidRDefault="00590F96" w:rsidP="00354C19">
      <w:pPr>
        <w:spacing w:after="0" w:line="480" w:lineRule="auto"/>
        <w:ind w:firstLine="360"/>
        <w:jc w:val="both"/>
        <w:rPr>
          <w:rFonts w:ascii="Courier New" w:hAnsi="Courier New" w:cs="Courier New"/>
          <w:sz w:val="24"/>
          <w:szCs w:val="24"/>
        </w:rPr>
      </w:pPr>
      <w:r>
        <w:rPr>
          <w:rFonts w:ascii="Courier New" w:hAnsi="Courier New" w:cs="Courier New"/>
          <w:sz w:val="24"/>
          <w:szCs w:val="24"/>
        </w:rPr>
        <w:t>A standardized survey questionnaire based on the ISO/IEC 25010 software quality model was used to gather quantitative data from the respondents. This instrument evaluated the developed system based on the following criteria:</w:t>
      </w:r>
    </w:p>
    <w:p w14:paraId="5D13B8B1" w14:textId="77777777" w:rsidR="00231FF2" w:rsidRPr="00231FF2" w:rsidRDefault="00590F96" w:rsidP="00231FF2">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 xml:space="preserve">Functional Suitability (Audit Engine</w:t>
      </w:r>
      <w:del w:id="90107" w:author="Claude" w:date="2026-10-07T00:00:00Z">
        <w:r>
          <w:rPr>
            <w:rFonts w:ascii="Courier New" w:hAnsi="Courier New" w:cs="Courier New"/>
            <w:sz w:val="24"/>
            <w:szCs w:val="24"/>
          </w:rPr>
          <w:delText xml:space="preserve"> and Automatic Flagging</w:delText>
        </w:r>
      </w:del>
      <w:ins w:id="90108" w:author="Claude" w:date="2026-10-07T00:00:00Z">
        <w:r>
          <w:rPr>
            <w:rFonts w:ascii="Courier New" w:hAnsi="Courier New" w:cs="Courier New"/>
            <w:sz w:val="24"/>
            <w:szCs w:val="24"/>
          </w:rPr>
          <w:t xml:space="preserve">, grade entry and violation flagging</w:t>
        </w:r>
      </w:ins>
      <w:r>
        <w:rPr>
          <w:rFonts w:ascii="Courier New" w:hAnsi="Courier New" w:cs="Courier New"/>
          <w:sz w:val="24"/>
          <w:szCs w:val="24"/>
        </w:rPr>
        <w:t xml:space="preserve">) </w:t>
      </w:r>
    </w:p>
    <w:p w14:paraId="58A14480" w14:textId="77777777" w:rsidR="00590F96" w:rsidRPr="00590F96" w:rsidRDefault="00590F96" w:rsidP="00590F96">
      <w:pPr>
        <w:numPr>
          <w:ilvl w:val="0"/>
          <w:numId w:val="4"/>
        </w:numPr>
        <w:spacing w:after="0" w:line="480" w:lineRule="auto"/>
        <w:jc w:val="both"/>
        <w:rPr>
          <w:rFonts w:ascii="Courier New" w:hAnsi="Courier New" w:cs="Courier New"/>
          <w:sz w:val="24"/>
          <w:szCs w:val="24"/>
        </w:rPr>
      </w:pPr>
      <w:del w:id="90109" w:author="Claude" w:date="2026-10-07T00:00:00Z">
        <w:r>
          <w:rPr>
            <w:rFonts w:ascii="Courier New" w:hAnsi="Courier New" w:cs="Courier New"/>
            <w:sz w:val="24"/>
            <w:szCs w:val="24"/>
          </w:rPr>
          <w:delText xml:space="preserve">Reliability (Manual Data Import Fail-Safe) </w:delText>
        </w:r>
      </w:del>
      <w:ins w:id="90110" w:author="Claude" w:date="2026-10-07T00:00:00Z">
        <w:r>
          <w:rPr>
            <w:rFonts w:ascii="Courier New" w:hAnsi="Courier New" w:cs="Courier New"/>
            <w:sz w:val="24"/>
            <w:szCs w:val="24"/>
          </w:rPr>
          <w:t xml:space="preserve">Reliability (consistent audit results regardless of the order of entry; validated imports) </w:t>
        </w:r>
      </w:ins>
    </w:p>
    <w:p w14:paraId="3DCDD969" w14:textId="77777777" w:rsidR="00590F96" w:rsidRPr="00590F96" w:rsidRDefault="00590F96" w:rsidP="00590F96">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 xml:space="preserve">Performance Efficiency (</w:t>
      </w:r>
      <w:del w:id="90111" w:author="Claude" w:date="2026-10-07T00:00:00Z">
        <w:r>
          <w:rPr>
            <w:rFonts w:ascii="Courier New" w:hAnsi="Courier New" w:cs="Courier New"/>
            <w:sz w:val="24"/>
            <w:szCs w:val="24"/>
          </w:rPr>
          <w:delText xml:space="preserve">MIS Synchronization</w:delText>
        </w:r>
      </w:del>
      <w:ins w:id="90112" w:author="Claude" w:date="2026-10-07T00:00:00Z">
        <w:r>
          <w:rPr>
            <w:rFonts w:ascii="Courier New" w:hAnsi="Courier New" w:cs="Courier New"/>
            <w:sz w:val="24"/>
            <w:szCs w:val="24"/>
          </w:rPr>
          <w:t xml:space="preserve">loading time of the audit and the dashboard</w:t>
        </w:r>
      </w:ins>
      <w:r>
        <w:rPr>
          <w:rFonts w:ascii="Courier New" w:hAnsi="Courier New" w:cs="Courier New"/>
          <w:sz w:val="24"/>
          <w:szCs w:val="24"/>
        </w:rPr>
        <w:t xml:space="preserve">) </w:t>
      </w:r>
    </w:p>
    <w:p w14:paraId="1D1A751A" w14:textId="77777777" w:rsidR="00590F96" w:rsidRDefault="00590F96" w:rsidP="00590F96">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 xml:space="preserve">Usability and Security (</w:t>
      </w:r>
      <w:del w:id="90113" w:author="Claude" w:date="2026-10-07T00:00:00Z">
        <w:r>
          <w:rPr>
            <w:rFonts w:ascii="Courier New" w:hAnsi="Courier New" w:cs="Courier New"/>
            <w:sz w:val="24"/>
            <w:szCs w:val="24"/>
          </w:rPr>
          <w:delText xml:space="preserve">Administrative Command Center Dashboard</w:delText>
        </w:r>
      </w:del>
      <w:ins w:id="90114" w:author="Claude" w:date="2026-10-07T00:00:00Z">
        <w:r>
          <w:rPr>
            <w:rFonts w:ascii="Courier New" w:hAnsi="Courier New" w:cs="Courier New"/>
            <w:sz w:val="24"/>
            <w:szCs w:val="24"/>
          </w:rPr>
          <w:t xml:space="preserve">dashboard, student audit page, role-based access and password policy</w:t>
        </w:r>
      </w:ins>
      <w:r>
        <w:rPr>
          <w:rFonts w:ascii="Courier New" w:hAnsi="Courier New" w:cs="Courier New"/>
          <w:sz w:val="24"/>
          <w:szCs w:val="24"/>
        </w:rPr>
        <w:t xml:space="preserve">)</w:t>
      </w:r>
    </w:p>
    <w:p w14:paraId="1B0B25C3" w14:textId="77777777" w:rsidR="004B2B7E" w:rsidRDefault="004B2B7E" w:rsidP="00590F96">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Compatibility</w:t>
      </w:r>
    </w:p>
    <w:p w14:paraId="15B46FFA" w14:textId="77777777" w:rsidR="004B2B7E" w:rsidRDefault="004B2B7E" w:rsidP="00590F96">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Maintainability</w:t>
      </w:r>
    </w:p>
    <w:p w14:paraId="46387DE5" w14:textId="77777777" w:rsidR="004B2B7E" w:rsidRDefault="004B2B7E" w:rsidP="00590F96">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Portability</w:t>
      </w:r>
    </w:p>
    <w:p w14:paraId="00429D40" w14:textId="77777777" w:rsidR="00231FF2" w:rsidRDefault="00231FF2" w:rsidP="00590F96">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Safety</w:t>
      </w:r>
    </w:p>
    <w:p w14:paraId="169758AD" w14:textId="77777777" w:rsidR="00231FF2" w:rsidRDefault="00231FF2" w:rsidP="00231FF2">
      <w:pPr>
        <w:spacing w:after="0" w:line="480" w:lineRule="auto"/>
        <w:ind w:left="720"/>
        <w:jc w:val="both"/>
        <w:rPr>
          <w:rFonts w:ascii="Courier New" w:hAnsi="Courier New" w:cs="Courier New"/>
          <w:sz w:val="24"/>
          <w:szCs w:val="24"/>
        </w:rPr>
      </w:pPr>
    </w:p>
    <w:p w14:paraId="47318FB5" w14:textId="77777777" w:rsidR="0059781B" w:rsidRDefault="0059781B" w:rsidP="00231FF2">
      <w:pPr>
        <w:spacing w:after="0" w:line="480" w:lineRule="auto"/>
        <w:ind w:left="720"/>
        <w:jc w:val="both"/>
        <w:rPr>
          <w:rFonts w:ascii="Courier New" w:hAnsi="Courier New" w:cs="Courier New"/>
          <w:sz w:val="24"/>
          <w:szCs w:val="24"/>
        </w:rPr>
      </w:pPr>
    </w:p>
    <w:p w14:paraId="220F4AAD" w14:textId="77777777" w:rsidR="0095147D" w:rsidRPr="00590F96" w:rsidRDefault="0095147D" w:rsidP="00231FF2">
      <w:pPr>
        <w:spacing w:after="0" w:line="480" w:lineRule="auto"/>
        <w:ind w:left="720"/>
        <w:jc w:val="both"/>
        <w:rPr>
          <w:rFonts w:ascii="Courier New" w:hAnsi="Courier New" w:cs="Courier New"/>
          <w:sz w:val="24"/>
          <w:szCs w:val="24"/>
        </w:rPr>
      </w:pPr>
    </w:p>
    <w:p w14:paraId="5362F710" w14:textId="77777777" w:rsidR="00094483" w:rsidRDefault="00000000">
      <w:pPr>
        <w:spacing w:after="0" w:line="480" w:lineRule="auto"/>
        <w:jc w:val="both"/>
        <w:rPr>
          <w:rFonts w:ascii="Courier New" w:hAnsi="Courier New" w:cs="Courier New"/>
          <w:sz w:val="24"/>
          <w:szCs w:val="24"/>
          <w:lang w:val="en-US"/>
        </w:rPr>
      </w:pPr>
      <w:r>
        <w:rPr>
          <w:rFonts w:ascii="Courier New" w:hAnsi="Courier New" w:cs="Courier New"/>
          <w:b/>
          <w:bCs/>
          <w:sz w:val="24"/>
          <w:szCs w:val="24"/>
          <w:lang w:val="en-US"/>
        </w:rPr>
        <w:lastRenderedPageBreak/>
        <w:t>Sources of the Data</w:t>
      </w:r>
    </w:p>
    <w:p w14:paraId="16AD0AD7" w14:textId="77777777" w:rsidR="00094483" w:rsidRDefault="00000000">
      <w:pPr>
        <w:spacing w:after="0" w:line="480" w:lineRule="auto"/>
        <w:ind w:firstLine="720"/>
        <w:jc w:val="both"/>
        <w:rPr>
          <w:rFonts w:ascii="Courier New" w:hAnsi="Courier New" w:cs="Courier New"/>
          <w:sz w:val="24"/>
          <w:szCs w:val="24"/>
          <w:lang w:val="en-US"/>
        </w:rPr>
      </w:pPr>
      <w:commentRangeStart w:id="3"/>
      <w:r>
        <w:rPr>
          <w:rFonts w:ascii="Courier New" w:hAnsi="Courier New" w:cs="Courier New"/>
          <w:sz w:val="24"/>
          <w:szCs w:val="24"/>
          <w:lang w:val="en-US"/>
        </w:rPr>
        <w:t xml:space="preserve">The information required for this study was derived from two distinct categories to ensure both practical and technical validation. The primary sources of data consisted of the six Program Chairpersons of the CEIT and selected IT experts, who provided domain expertise and technical evaluation scores, as well as students who have personally experienced prerequisite violations and offered direct feedback regarding the deficiencies of the manual auditing process. Supplementing these human sources were secondary data points, which included official Kalinga State University curriculum maps, student handbooks, and </w:t>
      </w:r>
      <w:del w:id="90115" w:author="Claude" w:date="2026-10-07T00:00:00Z">
        <w:r>
          <w:rPr>
            <w:rFonts w:ascii="Courier New" w:hAnsi="Courier New" w:cs="Courier New"/>
            <w:sz w:val="24"/>
            <w:szCs w:val="24"/>
            <w:lang w:val="en-US"/>
          </w:rPr>
          <w:delText xml:space="preserve">academic records retrieved</w:delText>
        </w:r>
      </w:del>
      <w:ins w:id="90116" w:author="Claude" w:date="2026-10-07T00:00:00Z">
        <w:r>
          <w:rPr>
            <w:rFonts w:ascii="Courier New" w:hAnsi="Courier New" w:cs="Courier New"/>
            <w:sz w:val="24"/>
            <w:szCs w:val="24"/>
            <w:lang w:val="en-US"/>
          </w:rPr>
          <w:t xml:space="preserve">student lists exported</w:t>
        </w:r>
      </w:ins>
      <w:r>
        <w:rPr>
          <w:rFonts w:ascii="Courier New" w:hAnsi="Courier New" w:cs="Courier New"/>
          <w:sz w:val="24"/>
          <w:szCs w:val="24"/>
          <w:lang w:val="en-US"/>
        </w:rPr>
        <w:t xml:space="preserve"> from the KSU Management Information System (MIS)</w:t>
      </w:r>
      <w:ins w:id="90117" w:author="Claude" w:date="2026-10-07T00:00:00Z">
        <w:r>
          <w:rPr>
            <w:rFonts w:ascii="Courier New" w:hAnsi="Courier New" w:cs="Courier New"/>
            <w:sz w:val="24"/>
            <w:szCs w:val="24"/>
            <w:lang w:val="en-US"/>
          </w:rPr>
          <w:t xml:space="preserve"> in its "Export to Excel" format</w:t>
        </w:r>
      </w:ins>
      <w:r>
        <w:rPr>
          <w:rFonts w:ascii="Courier New" w:hAnsi="Courier New" w:cs="Courier New"/>
          <w:sz w:val="24"/>
          <w:szCs w:val="24"/>
          <w:lang w:val="en-US"/>
        </w:rPr>
        <w:t xml:space="preserve">. By synthesizing the qualitative insights from these participants with the quantitative benchmarks found in existing institutional literature and automated academic auditing records, the researchers established a comprehensive data foundation for the development and evaluation of the proposed system.</w:t>
      </w:r>
      <w:commentRangeEnd w:id="3"/>
      <w:r>
        <w:rPr>
          <w:rStyle w:val="CommentReference"/>
        </w:rPr>
        <w:commentReference w:id="3"/>
      </w:r>
    </w:p>
    <w:p w14:paraId="07858E69" w14:textId="77777777" w:rsidR="00094483" w:rsidRDefault="00000000">
      <w:pPr>
        <w:spacing w:after="0" w:line="480" w:lineRule="auto"/>
        <w:jc w:val="both"/>
        <w:rPr>
          <w:rFonts w:ascii="Courier New" w:hAnsi="Courier New" w:cs="Courier New"/>
          <w:b/>
          <w:bCs/>
          <w:sz w:val="24"/>
          <w:szCs w:val="24"/>
          <w:lang w:val="en-US"/>
        </w:rPr>
      </w:pPr>
      <w:r>
        <w:rPr>
          <w:rFonts w:ascii="Courier New" w:hAnsi="Courier New" w:cs="Courier New"/>
          <w:b/>
          <w:bCs/>
          <w:sz w:val="24"/>
          <w:szCs w:val="24"/>
          <w:lang w:val="en-US"/>
        </w:rPr>
        <w:t>Data Analysis</w:t>
      </w:r>
    </w:p>
    <w:p w14:paraId="29B4FD61" w14:textId="77777777" w:rsidR="00094483" w:rsidRDefault="00000000">
      <w:pPr>
        <w:spacing w:after="0" w:line="480" w:lineRule="auto"/>
        <w:ind w:firstLine="720"/>
        <w:jc w:val="both"/>
        <w:rPr>
          <w:rFonts w:ascii="Courier New" w:hAnsi="Courier New" w:cs="Courier New"/>
          <w:b/>
          <w:bCs/>
          <w:sz w:val="24"/>
          <w:szCs w:val="24"/>
          <w:lang w:val="en-US"/>
        </w:rPr>
      </w:pPr>
      <w:r>
        <w:rPr>
          <w:rFonts w:ascii="Courier New" w:hAnsi="Courier New" w:cs="Courier New"/>
          <w:sz w:val="24"/>
          <w:szCs w:val="24"/>
          <w:lang w:val="en-US"/>
        </w:rPr>
        <w:t xml:space="preserve">The data gathered from the evaluation was analyzed using the Weighted Mean. This statistical method allowed the researchers to calculate the average response for each ISO characteristic, providing a clear numerical value that </w:t>
        <w:lastRenderedPageBreak/>
        <w:t>represented the overall quality of the Auditrix system. These findings were then used to justify the system's capability to replace or enhance the current manual processes at Kalinga State University</w:t>
      </w:r>
    </w:p>
    <w:p w14:paraId="1F6944A9" w14:textId="77777777" w:rsidR="00094483" w:rsidRDefault="00000000">
      <w:pPr>
        <w:rPr>
          <w:rFonts w:ascii="Courier New" w:hAnsi="Courier New" w:cs="Courier New"/>
          <w:b/>
          <w:bCs/>
          <w:sz w:val="24"/>
          <w:szCs w:val="24"/>
          <w:lang w:val="en-US"/>
        </w:rPr>
      </w:pPr>
      <w:r>
        <w:rPr>
          <w:rFonts w:ascii="Courier New" w:hAnsi="Courier New" w:cs="Courier New"/>
          <w:b/>
          <w:bCs/>
          <w:sz w:val="24"/>
          <w:szCs w:val="24"/>
          <w:lang w:val="en-US"/>
        </w:rPr>
        <w:t>Software Development Tools</w:t>
      </w:r>
    </w:p>
    <w:p w14:paraId="247BD9BE" w14:textId="77777777" w:rsidR="00094483" w:rsidRDefault="00000000" w:rsidP="00285B84">
      <w:pPr>
        <w:spacing w:line="480" w:lineRule="auto"/>
        <w:jc w:val="both"/>
        <w:rPr>
          <w:rFonts w:ascii="Courier New" w:hAnsi="Courier New" w:cs="Courier New"/>
          <w:sz w:val="24"/>
          <w:szCs w:val="24"/>
          <w:lang w:val="en-US"/>
        </w:rPr>
      </w:pPr>
      <w:r>
        <w:rPr>
          <w:rFonts w:ascii="Courier New" w:hAnsi="Courier New" w:cs="Courier New"/>
          <w:b/>
          <w:bCs/>
          <w:sz w:val="24"/>
          <w:szCs w:val="24"/>
          <w:lang w:val="en-US"/>
        </w:rPr>
        <w:tab/>
      </w:r>
      <w:r>
        <w:rPr>
          <w:rFonts w:ascii="Courier New" w:hAnsi="Courier New" w:cs="Courier New"/>
          <w:sz w:val="24"/>
          <w:szCs w:val="24"/>
          <w:lang w:val="en-US"/>
        </w:rPr>
        <w:t>To ensure the development of a robust, secure, and highly responsive application, the researchers utilized a specialized "Full-Stack" technology suite. Each tool in this stack has been selected for its ability to handle complex academic data and provide a seamless administrative experience:</w:t>
      </w:r>
    </w:p>
    <w:p w14:paraId="3E5D1967" w14:textId="77777777" w:rsidR="00094483" w:rsidRDefault="00231FF2" w:rsidP="00285B84">
      <w:pPr>
        <w:spacing w:line="480" w:lineRule="auto"/>
        <w:jc w:val="both"/>
        <w:rPr>
          <w:rFonts w:ascii="Courier New" w:hAnsi="Courier New" w:cs="Courier New"/>
          <w:sz w:val="24"/>
          <w:szCs w:val="24"/>
          <w:lang w:val="en-US"/>
        </w:rPr>
      </w:pPr>
      <w:r>
        <w:rPr>
          <w:rFonts w:ascii="Courier New" w:hAnsi="Courier New" w:cs="Courier New"/>
          <w:b/>
          <w:bCs/>
          <w:i/>
          <w:iCs/>
          <w:sz w:val="24"/>
          <w:szCs w:val="24"/>
          <w:lang w:val="en-US"/>
        </w:rPr>
        <w:tab/>
        <w:t xml:space="preserve">Next.js (React Framework).</w:t>
      </w:r>
      <w:r>
        <w:rPr>
          <w:rFonts w:ascii="Courier New" w:hAnsi="Courier New" w:cs="Courier New"/>
          <w:sz w:val="24"/>
          <w:szCs w:val="24"/>
          <w:lang w:val="en-US"/>
        </w:rPr>
        <w:t xml:space="preserve"> This served as the primary development framework for Auditrix. Its </w:t>
      </w:r>
      <w:del w:id="90118" w:author="Claude" w:date="2026-10-07T00:00:00Z">
        <w:r>
          <w:rPr>
            <w:rFonts w:ascii="Courier New" w:hAnsi="Courier New" w:cs="Courier New"/>
            <w:sz w:val="24"/>
            <w:szCs w:val="24"/>
            <w:lang w:val="en-US"/>
          </w:rPr>
          <w:delText xml:space="preserve">advanced </w:delText>
        </w:r>
      </w:del>
      <w:r>
        <w:rPr>
          <w:rFonts w:ascii="Courier New" w:hAnsi="Courier New" w:cs="Courier New"/>
          <w:sz w:val="24"/>
          <w:szCs w:val="24"/>
          <w:lang w:val="en-US"/>
        </w:rPr>
        <w:t xml:space="preserve">server-side rendering (SSR) and </w:t>
      </w:r>
      <w:del w:id="90119" w:author="Claude" w:date="2026-10-07T00:00:00Z">
        <w:r>
          <w:rPr>
            <w:rFonts w:ascii="Courier New" w:hAnsi="Courier New" w:cs="Courier New"/>
            <w:sz w:val="24"/>
            <w:szCs w:val="24"/>
            <w:lang w:val="en-US"/>
          </w:rPr>
          <w:delText xml:space="preserve">API routing capabilities</w:delText>
        </w:r>
      </w:del>
      <w:ins w:id="90120" w:author="Claude" w:date="2026-10-07T00:00:00Z">
        <w:r>
          <w:rPr>
            <w:rFonts w:ascii="Courier New" w:hAnsi="Courier New" w:cs="Courier New"/>
            <w:sz w:val="24"/>
            <w:szCs w:val="24"/>
            <w:lang w:val="en-US"/>
          </w:rPr>
          <w:t xml:space="preserve">server actions</w:t>
        </w:r>
      </w:ins>
      <w:r>
        <w:rPr>
          <w:rFonts w:ascii="Courier New" w:hAnsi="Courier New" w:cs="Courier New"/>
          <w:sz w:val="24"/>
          <w:szCs w:val="24"/>
          <w:lang w:val="en-US"/>
        </w:rPr>
        <w:t xml:space="preserve"> allowed for high-performance UI rendering and efficient server-side logic. This ensured that the Chairperson could process large volumes of student records without experiencing system lag.</w:t>
      </w:r>
    </w:p>
    <w:p w14:paraId="14A453EB" w14:textId="77777777" w:rsidR="00094483" w:rsidRDefault="00231FF2" w:rsidP="00285B84">
      <w:pPr>
        <w:spacing w:line="480" w:lineRule="auto"/>
        <w:jc w:val="both"/>
        <w:rPr>
          <w:rFonts w:ascii="Courier New" w:hAnsi="Courier New" w:cs="Courier New"/>
          <w:sz w:val="24"/>
          <w:szCs w:val="24"/>
          <w:lang w:val="en-US"/>
        </w:rPr>
      </w:pPr>
      <w:r>
        <w:rPr>
          <w:rFonts w:ascii="Courier New" w:hAnsi="Courier New" w:cs="Courier New"/>
          <w:b/>
          <w:bCs/>
          <w:i/>
          <w:iCs/>
          <w:sz w:val="24"/>
          <w:szCs w:val="24"/>
          <w:lang w:val="en-US"/>
        </w:rPr>
        <w:tab/>
        <w:t>Tailwind CSS.</w:t>
      </w:r>
      <w:r>
        <w:rPr>
          <w:rFonts w:ascii="Courier New" w:hAnsi="Courier New" w:cs="Courier New"/>
          <w:sz w:val="24"/>
          <w:szCs w:val="24"/>
          <w:lang w:val="en-US"/>
        </w:rPr>
        <w:t xml:space="preserve"> This utility-first CSS framework was used to design a professional, "Command Center" style dashboard. It ensured that the system was fully mobile-responsive, allowing the user to access the auditing tools across various devices, including desktop computers, tablets, and </w:t>
        <w:lastRenderedPageBreak/>
        <w:t>smartphones, without compromising the layout or functionality.</w:t>
      </w:r>
    </w:p>
    <w:p w14:paraId="7F342D7E" w14:textId="77777777" w:rsidR="00094483" w:rsidRDefault="00231FF2" w:rsidP="00285B84">
      <w:pPr>
        <w:spacing w:line="480" w:lineRule="auto"/>
        <w:jc w:val="both"/>
        <w:rPr>
          <w:rFonts w:ascii="Courier New" w:hAnsi="Courier New" w:cs="Courier New"/>
          <w:sz w:val="24"/>
          <w:szCs w:val="24"/>
          <w:lang w:val="en-US"/>
        </w:rPr>
      </w:pPr>
      <w:r>
        <w:rPr>
          <w:rFonts w:ascii="Courier New" w:hAnsi="Courier New" w:cs="Courier New"/>
          <w:b/>
          <w:bCs/>
          <w:i/>
          <w:iCs/>
          <w:sz w:val="24"/>
          <w:szCs w:val="24"/>
          <w:lang w:val="en-US"/>
        </w:rPr>
        <w:tab/>
        <w:t xml:space="preserve">Supabase.</w:t>
      </w:r>
      <w:r>
        <w:rPr>
          <w:rFonts w:ascii="Courier New" w:hAnsi="Courier New" w:cs="Courier New"/>
          <w:sz w:val="24"/>
          <w:szCs w:val="24"/>
          <w:lang w:val="en-US"/>
        </w:rPr>
        <w:t xml:space="preserve"> The researchers utilized Supabase as the backend-as-a-service (BaaS) provider. It hosted the PostgreSQL database for the secure storage of </w:t>
      </w:r>
      <w:del w:id="90121" w:author="Claude" w:date="2026-10-07T00:00:00Z">
        <w:r>
          <w:rPr>
            <w:rFonts w:ascii="Courier New" w:hAnsi="Courier New" w:cs="Courier New"/>
            <w:sz w:val="24"/>
            <w:szCs w:val="24"/>
            <w:lang w:val="en-US"/>
          </w:rPr>
          <w:delText xml:space="preserve">synchronized student records</w:delText>
        </w:r>
      </w:del>
      <w:ins w:id="90122" w:author="Claude" w:date="2026-10-07T00:00:00Z">
        <w:r>
          <w:rPr>
            <w:rFonts w:ascii="Courier New" w:hAnsi="Courier New" w:cs="Courier New"/>
            <w:sz w:val="24"/>
            <w:szCs w:val="24"/>
            <w:lang w:val="en-US"/>
          </w:rPr>
          <w:t xml:space="preserve">student records, grades</w:t>
        </w:r>
      </w:ins>
      <w:r>
        <w:rPr>
          <w:rFonts w:ascii="Courier New" w:hAnsi="Courier New" w:cs="Courier New"/>
          <w:sz w:val="24"/>
          <w:szCs w:val="24"/>
          <w:lang w:val="en-US"/>
        </w:rPr>
        <w:t xml:space="preserve"> and curriculum maps. Furthermore, it managed the system's user authentication and </w:t>
      </w:r>
      <w:del w:id="90123" w:author="Claude" w:date="2026-10-07T00:00:00Z">
        <w:r>
          <w:rPr>
            <w:rFonts w:ascii="Courier New" w:hAnsi="Courier New" w:cs="Courier New"/>
            <w:sz w:val="24"/>
            <w:szCs w:val="24"/>
            <w:lang w:val="en-US"/>
          </w:rPr>
          <w:delText xml:space="preserve">data security protocols</w:delText>
        </w:r>
      </w:del>
      <w:ins w:id="90124" w:author="Claude" w:date="2026-10-07T00:00:00Z">
        <w:r>
          <w:rPr>
            <w:rFonts w:ascii="Courier New" w:hAnsi="Courier New" w:cs="Courier New"/>
            <w:sz w:val="24"/>
            <w:szCs w:val="24"/>
            <w:lang w:val="en-US"/>
          </w:rPr>
          <w:t xml:space="preserve">enforced row-level security policies, so that each chairperson can reach only their own program's data,</w:t>
        </w:r>
      </w:ins>
      <w:r>
        <w:rPr>
          <w:rFonts w:ascii="Courier New" w:hAnsi="Courier New" w:cs="Courier New"/>
          <w:sz w:val="24"/>
          <w:szCs w:val="24"/>
          <w:lang w:val="en-US"/>
        </w:rPr>
        <w:t xml:space="preserve"> to ensure that sensitive academic information was protected.</w:t>
      </w:r>
    </w:p>
    <w:p w14:paraId="0FC233C9" w14:textId="77777777" w:rsidR="003F68EB" w:rsidRDefault="00231FF2" w:rsidP="00285B84">
      <w:pPr>
        <w:spacing w:line="480" w:lineRule="auto"/>
        <w:jc w:val="both"/>
        <w:rPr>
          <w:rFonts w:ascii="Courier New" w:hAnsi="Courier New" w:cs="Courier New"/>
          <w:sz w:val="24"/>
          <w:szCs w:val="24"/>
          <w:lang w:val="en-US"/>
        </w:rPr>
        <w:sectPr w:rsidR="003F68EB" w:rsidSect="00D42FC3">
          <w:headerReference w:type="default" r:id="rId19"/>
          <w:pgSz w:w="12242" w:h="15842"/>
          <w:pgMar w:top="1440" w:right="1440" w:bottom="1440" w:left="2160" w:header="709" w:footer="709" w:gutter="0"/>
          <w:cols w:space="708"/>
          <w:docGrid w:linePitch="360"/>
        </w:sectPr>
      </w:pPr>
      <w:r>
        <w:rPr>
          <w:rFonts w:ascii="Courier New" w:hAnsi="Courier New" w:cs="Courier New"/>
          <w:b/>
          <w:bCs/>
          <w:i/>
          <w:iCs/>
          <w:sz w:val="24"/>
          <w:szCs w:val="24"/>
          <w:lang w:val="en-US"/>
        </w:rPr>
        <w:tab/>
        <w:t>Figma.</w:t>
      </w:r>
      <w:r>
        <w:rPr>
          <w:rFonts w:ascii="Courier New" w:hAnsi="Courier New" w:cs="Courier New"/>
          <w:sz w:val="24"/>
          <w:szCs w:val="24"/>
          <w:lang w:val="en-US"/>
        </w:rPr>
        <w:t xml:space="preserve"> During the design phase, Figma was employed as the primary prototyping tool. The researchers created high-fidelity wireframes and interactive mockups to visualize the user flow and interface layout. This ensured that the system's design was validated for usability before the actual implementation (coding) phase began.</w:t>
      </w:r>
    </w:p>
    <w:p>
      <w:pPr>
        <w:spacing w:line="480" w:lineRule="auto"/>
        <w:jc w:val="both"/>
        <w:rPr>
          <w:ins w:id="90125" w:author="Claude" w:date="2026-10-07T00:00:00Z"/>
          <w:rFonts w:ascii="Courier New" w:hAnsi="Courier New" w:cs="Courier New"/>
          <w:sz w:val="24"/>
          <w:szCs w:val="24"/>
          <w:lang w:val="en-US"/>
        </w:rPr>
      </w:pPr>
      <w:ins w:id="90126" w:author="Claude" w:date="2026-10-07T00:00:00Z">
        <w:r>
          <w:rPr>
            <w:rFonts w:ascii="Courier New" w:hAnsi="Courier New" w:cs="Courier New"/>
            <w:b/>
            <w:bCs/>
            <w:i/>
            <w:iCs/>
            <w:sz w:val="24"/>
            <w:szCs w:val="24"/>
            <w:lang w:val="en-US"/>
          </w:rPr>
          <w:tab/>
        </w:r>
        <w:r>
          <w:rPr>
            <w:rFonts w:ascii="Courier New" w:hAnsi="Courier New" w:cs="Courier New"/>
            <w:b/>
            <w:bCs/>
            <w:i/>
            <w:iCs/>
            <w:sz w:val="24"/>
            <w:szCs w:val="24"/>
            <w:lang w:val="en-US"/>
          </w:rPr>
          <w:t xml:space="preserve">TypeScript.</w:t>
        </w:r>
        <w:r>
          <w:rPr>
            <w:rFonts w:ascii="Courier New" w:hAnsi="Courier New" w:cs="Courier New"/>
            <w:sz w:val="24"/>
            <w:szCs w:val="24"/>
            <w:lang w:val="en-US"/>
          </w:rPr>
          <w:t xml:space="preserve"> The system was written in TypeScript, which adds type checking to JavaScript. The audit rules are kept in a separate module of plain TypeScript code with no framework code, so that they can be tested on their own.</w:t>
        </w:r>
      </w:ins>
    </w:p>
    <w:p>
      <w:pPr>
        <w:spacing w:line="480" w:lineRule="auto"/>
        <w:jc w:val="both"/>
        <w:rPr>
          <w:ins w:id="90127" w:author="Claude" w:date="2026-10-07T00:00:00Z"/>
          <w:rFonts w:ascii="Courier New" w:hAnsi="Courier New" w:cs="Courier New"/>
          <w:sz w:val="24"/>
          <w:szCs w:val="24"/>
          <w:lang w:val="en-US"/>
        </w:rPr>
      </w:pPr>
      <w:ins w:id="90128" w:author="Claude" w:date="2026-10-07T00:00:00Z">
        <w:r>
          <w:rPr>
            <w:rFonts w:ascii="Courier New" w:hAnsi="Courier New" w:cs="Courier New"/>
            <w:b/>
            <w:bCs/>
            <w:i/>
            <w:iCs/>
            <w:sz w:val="24"/>
            <w:szCs w:val="24"/>
            <w:lang w:val="en-US"/>
          </w:rPr>
          <w:tab/>
        </w:r>
        <w:r>
          <w:rPr>
            <w:rFonts w:ascii="Courier New" w:hAnsi="Courier New" w:cs="Courier New"/>
            <w:b/>
            <w:bCs/>
            <w:i/>
            <w:iCs/>
            <w:sz w:val="24"/>
            <w:szCs w:val="24"/>
            <w:lang w:val="en-US"/>
          </w:rPr>
          <w:t xml:space="preserve">@react-pdf/renderer.</w:t>
        </w:r>
        <w:r>
          <w:rPr>
            <w:rFonts w:ascii="Courier New" w:hAnsi="Courier New" w:cs="Courier New"/>
            <w:sz w:val="24"/>
            <w:szCs w:val="24"/>
            <w:lang w:val="en-US"/>
          </w:rPr>
          <w:t xml:space="preserve"> This library was used to produce the PDF export of a curriculum version.</w:t>
        </w:r>
      </w:ins>
    </w:p>
    <w:p>
      <w:pPr>
        <w:spacing w:line="480" w:lineRule="auto"/>
        <w:jc w:val="both"/>
        <w:rPr>
          <w:ins w:id="90129" w:author="Claude" w:date="2026-10-07T00:00:00Z"/>
          <w:rFonts w:ascii="Courier New" w:hAnsi="Courier New" w:cs="Courier New"/>
          <w:sz w:val="24"/>
          <w:szCs w:val="24"/>
          <w:lang w:val="en-US"/>
        </w:rPr>
      </w:pPr>
      <w:ins w:id="90130" w:author="Claude" w:date="2026-10-07T00:00:00Z">
        <w:r>
          <w:rPr>
            <w:rFonts w:ascii="Courier New" w:hAnsi="Courier New" w:cs="Courier New"/>
            <w:b/>
            <w:bCs/>
            <w:i/>
            <w:iCs/>
            <w:sz w:val="24"/>
            <w:szCs w:val="24"/>
            <w:lang w:val="en-US"/>
          </w:rPr>
          <w:tab/>
        </w:r>
        <w:r>
          <w:rPr>
            <w:rFonts w:ascii="Courier New" w:hAnsi="Courier New" w:cs="Courier New"/>
            <w:b/>
            <w:bCs/>
            <w:i/>
            <w:iCs/>
            <w:sz w:val="24"/>
            <w:szCs w:val="24"/>
            <w:lang w:val="en-US"/>
          </w:rPr>
          <w:t xml:space="preserve">Node.js Test Runner and Playwright.</w:t>
        </w:r>
        <w:r>
          <w:rPr>
            <w:rFonts w:ascii="Courier New" w:hAnsi="Courier New" w:cs="Courier New"/>
            <w:sz w:val="24"/>
            <w:szCs w:val="24"/>
            <w:lang w:val="en-US"/>
          </w:rPr>
          <w:t xml:space="preserve"> The automated tests were written with the test runner built into Node.js, and Playwright was used to script a web browser for the functional (end-to-end) testing of the system.</w:t>
        </w:r>
      </w:ins>
    </w:p>
    <w:p>
      <w:pPr>
        <w:spacing w:line="480" w:lineRule="auto"/>
        <w:jc w:val="both"/>
        <w:rPr>
          <w:ins w:id="90131" w:author="Claude" w:date="2026-10-07T00:00:00Z"/>
          <w:rFonts w:ascii="Courier New" w:hAnsi="Courier New" w:cs="Courier New"/>
          <w:sz w:val="24"/>
          <w:szCs w:val="24"/>
          <w:lang w:val="en-US"/>
        </w:rPr>
      </w:pPr>
      <w:ins w:id="90132" w:author="Claude" w:date="2026-10-07T00:00:00Z">
        <w:r>
          <w:rPr>
            <w:rFonts w:ascii="Courier New" w:hAnsi="Courier New" w:cs="Courier New"/>
            <w:b/>
            <w:bCs/>
            <w:i/>
            <w:iCs/>
            <w:sz w:val="24"/>
            <w:szCs w:val="24"/>
            <w:lang w:val="en-US"/>
          </w:rPr>
          <w:tab/>
        </w:r>
        <w:r>
          <w:rPr>
            <w:rFonts w:ascii="Courier New" w:hAnsi="Courier New" w:cs="Courier New"/>
            <w:b/>
            <w:bCs/>
            <w:i/>
            <w:iCs/>
            <w:sz w:val="24"/>
            <w:szCs w:val="24"/>
            <w:lang w:val="en-US"/>
          </w:rPr>
          <w:t xml:space="preserve">Git and GitHub.</w:t>
        </w:r>
        <w:r>
          <w:rPr>
            <w:rFonts w:ascii="Courier New" w:hAnsi="Courier New" w:cs="Courier New"/>
            <w:sz w:val="24"/>
            <w:szCs w:val="24"/>
            <w:lang w:val="en-US"/>
          </w:rPr>
          <w:t xml:space="preserve"> The source code was kept under version control with Git and stored on GitHub, so that each change can be traced and, if the adviser asks, removed again.</w:t>
        </w:r>
      </w:ins>
    </w:p>
    <w:p w14:paraId="284966FC" w14:textId="77777777" w:rsidR="005D7A48" w:rsidRDefault="00000000">
      <w:pPr>
        <w:spacing w:line="480" w:lineRule="auto"/>
        <w:jc w:val="center"/>
        <w:rPr>
          <w:rFonts w:ascii="Courier New" w:hAnsi="Courier New" w:cs="Courier New"/>
          <w:b/>
          <w:bCs/>
          <w:sz w:val="24"/>
          <w:szCs w:val="24"/>
        </w:rPr>
      </w:pPr>
      <w:r>
        <w:rPr>
          <w:rFonts w:ascii="Courier New" w:hAnsi="Courier New" w:cs="Courier New"/>
          <w:b/>
          <w:bCs/>
          <w:sz w:val="24"/>
          <w:szCs w:val="24"/>
        </w:rPr>
        <w:lastRenderedPageBreak/>
        <w:t>Chapter 4</w:t>
      </w:r>
    </w:p>
    <w:p w14:paraId="23009788" w14:textId="77777777" w:rsidR="005D7A48" w:rsidRDefault="005D7A48">
      <w:pPr>
        <w:spacing w:line="480" w:lineRule="auto"/>
        <w:rPr>
          <w:rFonts w:ascii="Courier New" w:hAnsi="Courier New" w:cs="Courier New"/>
          <w:sz w:val="24"/>
          <w:szCs w:val="24"/>
        </w:rPr>
      </w:pPr>
    </w:p>
    <w:p w14:paraId="68C208E8" w14:textId="77777777" w:rsidR="005D7A48" w:rsidRDefault="00000000">
      <w:pPr>
        <w:spacing w:line="480" w:lineRule="auto"/>
        <w:jc w:val="center"/>
        <w:rPr>
          <w:rFonts w:ascii="Courier New" w:hAnsi="Courier New" w:cs="Courier New"/>
          <w:b/>
          <w:bCs/>
          <w:sz w:val="24"/>
          <w:szCs w:val="24"/>
        </w:rPr>
      </w:pPr>
      <w:r>
        <w:rPr>
          <w:rFonts w:ascii="Courier New" w:hAnsi="Courier New" w:cs="Courier New"/>
          <w:b/>
          <w:bCs/>
          <w:sz w:val="24"/>
          <w:szCs w:val="24"/>
        </w:rPr>
        <w:t>RESULTS AND DISCUSSION</w:t>
      </w:r>
    </w:p>
    <w:p w14:paraId="76DC9793" w14:textId="77777777" w:rsidR="005D7A48" w:rsidRDefault="00000000">
      <w:pPr>
        <w:spacing w:line="480" w:lineRule="auto"/>
        <w:ind w:firstLine="720"/>
        <w:jc w:val="both"/>
        <w:rPr>
          <w:rFonts w:ascii="Courier New" w:hAnsi="Courier New" w:cs="Courier New"/>
          <w:sz w:val="24"/>
          <w:szCs w:val="24"/>
        </w:rPr>
        <w:sectPr w:rsidR="005D7A48" w:rsidSect="00D42FC3">
          <w:headerReference w:type="default" r:id="rId20"/>
          <w:pgSz w:w="12242" w:h="15842"/>
          <w:pgMar w:top="1440" w:right="1440" w:bottom="1440" w:left="2160" w:header="709" w:footer="709" w:gutter="0"/>
          <w:cols w:space="708"/>
          <w:docGrid w:linePitch="360"/>
        </w:sectPr>
      </w:pPr>
      <w:r>
        <w:rPr>
          <w:rFonts w:ascii="Courier New" w:hAnsi="Courier New" w:cs="Courier New"/>
          <w:sz w:val="24"/>
          <w:szCs w:val="24"/>
        </w:rPr>
        <w:t xml:space="preserve">This chapter presents the analysis, presentation, discussion, and findings of the study gathered by the researchers. Data collected from the six (6) Program Chairpersons of the College of Engineering and Information Technology (CEIT), selected IT experts, and students who experienced prerequisite violations are systematically organized, interpreted, and analyzed. The presentation of results corresponds directly to the Statement of the Problem: (1) the current process for evaluating students' prerequisite compliance with the curriculum, (2) the problems encountered in that process, (3) the design of a curriculum audit system to ensure prerequisite compliance, and (4) the level of compliance of the proposed system, Auditrix, to the ISO/IEC 25010 software quality standard.</w:t>
      </w:r>
      <w:ins w:id="90133" w:author="Claude" w:date="2026-10-07T00:00:00Z">
        <w:r>
          <w:rPr>
            <w:rFonts w:ascii="Courier New" w:hAnsi="Courier New" w:cs="Courier New"/>
            <w:sz w:val="24"/>
            <w:szCs w:val="24"/>
          </w:rPr>
          <w:t xml:space="preserve"> The results of the testing done on the developed system are presented before SOP No. 4.</w:t>
        </w:r>
      </w:ins>
    </w:p>
    <w:p w14:paraId="07AFE6CE" w14:textId="77777777" w:rsidR="005D7A48" w:rsidRDefault="00000000">
      <w:pPr>
        <w:spacing w:line="480" w:lineRule="auto"/>
        <w:jc w:val="both"/>
        <w:rPr>
          <w:rFonts w:ascii="Courier New" w:hAnsi="Courier New" w:cs="Courier New"/>
          <w:b/>
          <w:bCs/>
          <w:sz w:val="24"/>
          <w:szCs w:val="24"/>
        </w:rPr>
      </w:pPr>
      <w:r>
        <w:rPr>
          <w:rFonts w:ascii="Courier New" w:hAnsi="Courier New" w:cs="Courier New"/>
          <w:b/>
          <w:bCs/>
          <w:sz w:val="24"/>
          <w:szCs w:val="24"/>
        </w:rPr>
        <w:lastRenderedPageBreak/>
        <w:t>Process of the Existing System (SOP No. 1)</w:t>
      </w:r>
    </w:p>
    <w:p w14:paraId="02361ED1"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Based on data gathered through preliminary structured interviews with the six (6) Program Chairpersons at KSU-CEIT, the current mechanism for evaluating student prerequisite compliance remains predominantly dependent on decentralized, manual methods. Kalinga State University maintains a central Management Information System (MIS) that stores historical final grades and manages registration data; however, this MIS was not built to analyze whether a student's completed subjects actually follow the prescribed curriculum sequence. As a result, prerequisite checking still relies on traditional paper-based or legacy cross-referencing even with the MIS in place, and inconsistencies are frequently not flagged during the enrollment phase itself.</w:t>
      </w:r>
    </w:p>
    <w:p w14:paraId="7148F151"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During the compressed enrollment period, the manual curriculum audit process operates as follows:</w:t>
      </w:r>
    </w:p>
    <w:p w14:paraId="165EB5E1"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Digital Subject Selection. </w:t>
      </w:r>
      <w:r>
        <w:rPr>
          <w:rFonts w:ascii="Courier New" w:hAnsi="Courier New" w:cs="Courier New"/>
          <w:sz w:val="24"/>
          <w:szCs w:val="24"/>
        </w:rPr>
        <w:t xml:space="preserve">Students access the MIS portal to initiate enrollment and select the subjects they wish to add. Many students use the "Enroll All" button, which automatically queues every available subject into a pending status without validating historical grades against prerequisite or corequisite requirements. Because students </w:t>
        <w:lastRenderedPageBreak/>
        <w:t>can view their own records but are not proactively warned about ineligibility, they may select subjects they are not yet qualified to take.</w:t>
      </w:r>
    </w:p>
    <w:p w14:paraId="4A74301C"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Manual Record Auditing. </w:t>
      </w:r>
      <w:r>
        <w:rPr>
          <w:rFonts w:ascii="Courier New" w:hAnsi="Courier New" w:cs="Courier New"/>
          <w:sz w:val="24"/>
          <w:szCs w:val="24"/>
        </w:rPr>
        <w:t>The Program Chairperson must then manually open each pending enrollment request, going through the student's record line-by-line and cross-referencing completed courses and passing marks (≤3.00) against the physical curriculum map or program checklist.</w:t>
      </w:r>
    </w:p>
    <w:p w14:paraId="666684ED" w14:textId="77777777" w:rsidR="005D7A48" w:rsidRDefault="00000000" w:rsidP="000451DF">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Human Error and Validation. </w:t>
      </w:r>
      <w:r>
        <w:rPr>
          <w:rFonts w:ascii="Courier New" w:hAnsi="Courier New" w:cs="Courier New"/>
          <w:sz w:val="24"/>
          <w:szCs w:val="24"/>
        </w:rPr>
        <w:t>The Chairperson attempts to filter out unauthorized subjects before finalizing the enrollment data. Because this process is repetitive and constrained by a compressed timeline, human error is unavoidable, allowing prerequisite violations to go undetected until the final graduation audit — a bottleneck that forces affected students into additional semesters to satisfy missed requirements.</w:t>
      </w:r>
    </w:p>
    <w:p w14:paraId="06066160" w14:textId="77777777" w:rsidR="000451DF" w:rsidRPr="000451DF" w:rsidRDefault="000451DF" w:rsidP="000451DF">
      <w:pPr>
        <w:spacing w:line="480" w:lineRule="auto"/>
        <w:ind w:firstLine="720"/>
        <w:jc w:val="both"/>
        <w:rPr>
          <w:rFonts w:ascii="Courier New" w:hAnsi="Courier New" w:cs="Courier New"/>
          <w:sz w:val="24"/>
          <w:szCs w:val="24"/>
        </w:rPr>
      </w:pPr>
    </w:p>
    <w:tbl>
      <w:tblPr>
        <w:tblStyle w:val="TableGrid"/>
        <w:tblW w:w="0" w:type="auto"/>
        <w:tblLook w:val="04A0" w:firstRow="1" w:lastRow="0" w:firstColumn="1" w:lastColumn="0" w:noHBand="0" w:noVBand="1"/>
      </w:tblPr>
      <w:tblGrid>
        <w:gridCol w:w="2877"/>
        <w:gridCol w:w="2877"/>
        <w:gridCol w:w="2878"/>
      </w:tblGrid>
      <w:tr w:rsidR="005D7A48" w14:paraId="21E211A7" w14:textId="77777777">
        <w:trPr>
          <w:cantSplit/>
          <w:tblHeader/>
        </w:trPr>
        <w:tc>
          <w:tcPr>
            <w:tcW w:w="2877" w:type="dxa"/>
          </w:tcPr>
          <w:p w14:paraId="3DD25B38" w14:textId="77777777" w:rsidR="005D7A48" w:rsidRDefault="00000000">
            <w:pPr>
              <w:spacing w:line="480" w:lineRule="auto"/>
              <w:jc w:val="center"/>
              <w:rPr>
                <w:rFonts w:ascii="Courier New" w:hAnsi="Courier New" w:cs="Courier New"/>
                <w:b/>
                <w:bCs/>
                <w:sz w:val="24"/>
                <w:szCs w:val="24"/>
              </w:rPr>
            </w:pPr>
            <w:r>
              <w:rPr>
                <w:rFonts w:ascii="Courier New" w:hAnsi="Courier New" w:cs="Courier New"/>
                <w:b/>
                <w:bCs/>
                <w:sz w:val="24"/>
                <w:szCs w:val="24"/>
              </w:rPr>
              <w:lastRenderedPageBreak/>
              <w:t>[INPUT]</w:t>
            </w:r>
          </w:p>
        </w:tc>
        <w:tc>
          <w:tcPr>
            <w:tcW w:w="2877" w:type="dxa"/>
          </w:tcPr>
          <w:p w14:paraId="4A0247CA" w14:textId="77777777" w:rsidR="005D7A48" w:rsidRDefault="00000000">
            <w:pPr>
              <w:spacing w:line="480" w:lineRule="auto"/>
              <w:jc w:val="center"/>
              <w:rPr>
                <w:rFonts w:ascii="Courier New" w:hAnsi="Courier New" w:cs="Courier New"/>
                <w:b/>
                <w:bCs/>
                <w:sz w:val="24"/>
                <w:szCs w:val="24"/>
              </w:rPr>
            </w:pPr>
            <w:r>
              <w:rPr>
                <w:rFonts w:ascii="Courier New" w:hAnsi="Courier New" w:cs="Courier New"/>
                <w:b/>
                <w:bCs/>
                <w:sz w:val="24"/>
                <w:szCs w:val="24"/>
              </w:rPr>
              <w:t>[PROCESS]</w:t>
            </w:r>
          </w:p>
        </w:tc>
        <w:tc>
          <w:tcPr>
            <w:tcW w:w="2878" w:type="dxa"/>
          </w:tcPr>
          <w:p w14:paraId="5488DF0E" w14:textId="77777777" w:rsidR="005D7A48" w:rsidRDefault="00000000">
            <w:pPr>
              <w:spacing w:line="480" w:lineRule="auto"/>
              <w:jc w:val="center"/>
              <w:rPr>
                <w:rFonts w:ascii="Courier New" w:hAnsi="Courier New" w:cs="Courier New"/>
                <w:b/>
                <w:bCs/>
                <w:sz w:val="24"/>
                <w:szCs w:val="24"/>
              </w:rPr>
            </w:pPr>
            <w:r>
              <w:rPr>
                <w:rFonts w:ascii="Courier New" w:hAnsi="Courier New" w:cs="Courier New"/>
                <w:b/>
                <w:bCs/>
                <w:sz w:val="24"/>
                <w:szCs w:val="24"/>
              </w:rPr>
              <w:t>[OUTPUT]</w:t>
            </w:r>
          </w:p>
        </w:tc>
      </w:tr>
      <w:tr w:rsidR="005D7A48" w14:paraId="345A9696" w14:textId="77777777">
        <w:trPr>
          <w:cantSplit/>
        </w:trPr>
        <w:tc>
          <w:tcPr>
            <w:tcW w:w="2877" w:type="dxa"/>
          </w:tcPr>
          <w:p w14:paraId="78CBE6EA" w14:textId="77777777" w:rsidR="005D7A48" w:rsidRDefault="00000000">
            <w:pPr>
              <w:spacing w:line="480" w:lineRule="auto"/>
              <w:jc w:val="both"/>
              <w:rPr>
                <w:rFonts w:ascii="Courier New" w:hAnsi="Courier New" w:cs="Courier New"/>
                <w:sz w:val="20"/>
                <w:szCs w:val="20"/>
              </w:rPr>
            </w:pPr>
            <w:r>
              <w:rPr>
                <w:rFonts w:ascii="Courier New" w:hAnsi="Courier New" w:cs="Courier New"/>
                <w:sz w:val="20"/>
                <w:szCs w:val="20"/>
              </w:rPr>
              <w:t>- Student Historical Grades on MIS Portal.</w:t>
            </w:r>
          </w:p>
        </w:tc>
        <w:tc>
          <w:tcPr>
            <w:tcW w:w="2877" w:type="dxa"/>
          </w:tcPr>
          <w:p w14:paraId="4166A880" w14:textId="77777777" w:rsidR="005D7A48" w:rsidRDefault="00000000">
            <w:pPr>
              <w:spacing w:line="480" w:lineRule="auto"/>
              <w:jc w:val="both"/>
              <w:rPr>
                <w:rFonts w:ascii="Courier New" w:hAnsi="Courier New" w:cs="Courier New"/>
                <w:sz w:val="20"/>
                <w:szCs w:val="20"/>
              </w:rPr>
            </w:pPr>
            <w:r>
              <w:rPr>
                <w:rFonts w:ascii="Courier New" w:hAnsi="Courier New" w:cs="Courier New"/>
                <w:sz w:val="20"/>
                <w:szCs w:val="20"/>
              </w:rPr>
              <w:t>- Automated queuing of unverified subjects via "Enroll all" option</w:t>
            </w:r>
          </w:p>
        </w:tc>
        <w:tc>
          <w:tcPr>
            <w:tcW w:w="2878" w:type="dxa"/>
          </w:tcPr>
          <w:p w14:paraId="1A5B1C55" w14:textId="77777777" w:rsidR="005D7A48" w:rsidRDefault="00000000">
            <w:pPr>
              <w:spacing w:line="480" w:lineRule="auto"/>
              <w:jc w:val="both"/>
              <w:rPr>
                <w:rFonts w:ascii="Courier New" w:hAnsi="Courier New" w:cs="Courier New"/>
                <w:sz w:val="20"/>
                <w:szCs w:val="20"/>
              </w:rPr>
            </w:pPr>
            <w:r>
              <w:rPr>
                <w:rFonts w:ascii="Courier New" w:hAnsi="Courier New" w:cs="Courier New"/>
                <w:sz w:val="20"/>
                <w:szCs w:val="20"/>
              </w:rPr>
              <w:t>- Approved or Finalized Enrollment Ledger.</w:t>
            </w:r>
          </w:p>
        </w:tc>
      </w:tr>
      <w:tr w:rsidR="005D7A48" w14:paraId="15B5CA95" w14:textId="77777777">
        <w:trPr>
          <w:cantSplit/>
        </w:trPr>
        <w:tc>
          <w:tcPr>
            <w:tcW w:w="2877" w:type="dxa"/>
          </w:tcPr>
          <w:p w14:paraId="124FCAB1" w14:textId="77777777" w:rsidR="005D7A48" w:rsidRDefault="00000000">
            <w:pPr>
              <w:spacing w:line="480" w:lineRule="auto"/>
              <w:jc w:val="both"/>
              <w:rPr>
                <w:rFonts w:ascii="Courier New" w:hAnsi="Courier New" w:cs="Courier New"/>
                <w:sz w:val="20"/>
                <w:szCs w:val="20"/>
              </w:rPr>
            </w:pPr>
            <w:r>
              <w:rPr>
                <w:rFonts w:ascii="Courier New" w:hAnsi="Courier New" w:cs="Courier New"/>
                <w:sz w:val="20"/>
                <w:szCs w:val="20"/>
              </w:rPr>
              <w:t>- Official KSU-CEIT Curriculum map.</w:t>
            </w:r>
          </w:p>
        </w:tc>
        <w:tc>
          <w:tcPr>
            <w:tcW w:w="2877" w:type="dxa"/>
          </w:tcPr>
          <w:p w14:paraId="1A1FA5BF" w14:textId="77777777" w:rsidR="005D7A48" w:rsidRDefault="00000000">
            <w:pPr>
              <w:spacing w:line="480" w:lineRule="auto"/>
              <w:jc w:val="both"/>
              <w:rPr>
                <w:rFonts w:ascii="Courier New" w:hAnsi="Courier New" w:cs="Courier New"/>
                <w:sz w:val="20"/>
                <w:szCs w:val="20"/>
              </w:rPr>
            </w:pPr>
            <w:r>
              <w:rPr>
                <w:rFonts w:ascii="Courier New" w:hAnsi="Courier New" w:cs="Courier New"/>
                <w:sz w:val="20"/>
                <w:szCs w:val="20"/>
              </w:rPr>
              <w:t>- Line-by-line manual audit of pending registrations against passing records</w:t>
            </w:r>
          </w:p>
        </w:tc>
        <w:tc>
          <w:tcPr>
            <w:tcW w:w="2878" w:type="dxa"/>
          </w:tcPr>
          <w:p w14:paraId="4B2641C4" w14:textId="77777777" w:rsidR="005D7A48" w:rsidRDefault="00000000">
            <w:pPr>
              <w:spacing w:line="480" w:lineRule="auto"/>
              <w:jc w:val="both"/>
              <w:rPr>
                <w:rFonts w:ascii="Courier New" w:hAnsi="Courier New" w:cs="Courier New"/>
                <w:sz w:val="20"/>
                <w:szCs w:val="20"/>
              </w:rPr>
            </w:pPr>
            <w:r>
              <w:rPr>
                <w:rFonts w:ascii="Courier New" w:hAnsi="Courier New" w:cs="Courier New"/>
                <w:sz w:val="20"/>
                <w:szCs w:val="20"/>
              </w:rPr>
              <w:t>- Undetected Prerequisite Violations in the System</w:t>
            </w:r>
          </w:p>
        </w:tc>
      </w:tr>
      <w:tr w:rsidR="005D7A48" w14:paraId="5BA5C338" w14:textId="77777777">
        <w:trPr>
          <w:cantSplit/>
        </w:trPr>
        <w:tc>
          <w:tcPr>
            <w:tcW w:w="2877" w:type="dxa"/>
          </w:tcPr>
          <w:p w14:paraId="7A296974" w14:textId="77777777" w:rsidR="005D7A48" w:rsidRDefault="00000000">
            <w:pPr>
              <w:spacing w:line="480" w:lineRule="auto"/>
              <w:jc w:val="both"/>
              <w:rPr>
                <w:rFonts w:ascii="Courier New" w:hAnsi="Courier New" w:cs="Courier New"/>
                <w:sz w:val="20"/>
                <w:szCs w:val="20"/>
              </w:rPr>
            </w:pPr>
            <w:r>
              <w:rPr>
                <w:rFonts w:ascii="Courier New" w:hAnsi="Courier New" w:cs="Courier New"/>
                <w:sz w:val="20"/>
                <w:szCs w:val="20"/>
              </w:rPr>
              <w:t>- Pending Unverified Subject Enrollee logs.</w:t>
            </w:r>
          </w:p>
        </w:tc>
        <w:tc>
          <w:tcPr>
            <w:tcW w:w="2877" w:type="dxa"/>
          </w:tcPr>
          <w:p w14:paraId="21BF713E" w14:textId="77777777" w:rsidR="005D7A48" w:rsidRDefault="00000000">
            <w:pPr>
              <w:spacing w:line="480" w:lineRule="auto"/>
              <w:jc w:val="both"/>
              <w:rPr>
                <w:rFonts w:ascii="Courier New" w:hAnsi="Courier New" w:cs="Courier New"/>
                <w:sz w:val="20"/>
                <w:szCs w:val="20"/>
              </w:rPr>
            </w:pPr>
            <w:r>
              <w:rPr>
                <w:rFonts w:ascii="Courier New" w:hAnsi="Courier New" w:cs="Courier New"/>
                <w:sz w:val="20"/>
                <w:szCs w:val="20"/>
              </w:rPr>
              <w:t>- Human error filtration slips during manual check</w:t>
            </w:r>
          </w:p>
        </w:tc>
        <w:tc>
          <w:tcPr>
            <w:tcW w:w="2878" w:type="dxa"/>
          </w:tcPr>
          <w:p w14:paraId="486812CB" w14:textId="77777777" w:rsidR="005D7A48" w:rsidRDefault="00000000">
            <w:pPr>
              <w:spacing w:line="480" w:lineRule="auto"/>
              <w:jc w:val="both"/>
              <w:rPr>
                <w:rFonts w:ascii="Courier New" w:hAnsi="Courier New" w:cs="Courier New"/>
                <w:sz w:val="20"/>
                <w:szCs w:val="20"/>
              </w:rPr>
            </w:pPr>
            <w:r>
              <w:rPr>
                <w:rFonts w:ascii="Courier New" w:hAnsi="Courier New" w:cs="Courier New"/>
                <w:sz w:val="20"/>
                <w:szCs w:val="20"/>
              </w:rPr>
              <w:t>- Late-discovered violations surfacing at graduation audit</w:t>
            </w:r>
          </w:p>
        </w:tc>
      </w:tr>
    </w:tbl>
    <w:p w14:paraId="013F3482" w14:textId="77777777" w:rsidR="005D7A48" w:rsidRDefault="005D7A48">
      <w:pPr>
        <w:spacing w:line="480" w:lineRule="auto"/>
        <w:rPr>
          <w:rFonts w:ascii="Courier New" w:hAnsi="Courier New" w:cs="Courier New"/>
          <w:sz w:val="24"/>
          <w:szCs w:val="24"/>
        </w:rPr>
      </w:pPr>
    </w:p>
    <w:p w14:paraId="70CE07AF" w14:textId="77777777" w:rsidR="005D7A48" w:rsidRDefault="00000000">
      <w:pPr>
        <w:spacing w:line="480" w:lineRule="auto"/>
        <w:jc w:val="center"/>
        <w:rPr>
          <w:rFonts w:ascii="Courier New" w:hAnsi="Courier New" w:cs="Courier New"/>
          <w:b/>
          <w:bCs/>
          <w:sz w:val="24"/>
          <w:szCs w:val="24"/>
        </w:rPr>
      </w:pPr>
      <w:r>
        <w:rPr>
          <w:rFonts w:ascii="Courier New" w:hAnsi="Courier New" w:cs="Courier New"/>
          <w:b/>
          <w:bCs/>
          <w:sz w:val="24"/>
          <w:szCs w:val="24"/>
        </w:rPr>
        <w:t>Figure 4.1</w:t>
      </w:r>
    </w:p>
    <w:p w14:paraId="2B09C813" w14:textId="77777777" w:rsidR="005D7A48" w:rsidRDefault="00000000">
      <w:pPr>
        <w:spacing w:line="480" w:lineRule="auto"/>
        <w:jc w:val="both"/>
        <w:rPr>
          <w:rFonts w:ascii="Courier New" w:hAnsi="Courier New" w:cs="Courier New"/>
          <w:b/>
          <w:bCs/>
          <w:sz w:val="24"/>
          <w:szCs w:val="24"/>
        </w:rPr>
      </w:pPr>
      <w:r>
        <w:rPr>
          <w:rFonts w:ascii="Courier New" w:hAnsi="Courier New" w:cs="Courier New"/>
          <w:b/>
          <w:bCs/>
          <w:sz w:val="24"/>
          <w:szCs w:val="24"/>
        </w:rPr>
        <w:t>Problems Encountered in the Current System (SOP No. 2)</w:t>
      </w:r>
    </w:p>
    <w:p w14:paraId="314D5DE4"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The structural reliance on manual human review within a compressed timeline creates operational vulnerabilities. Data drawn from the assessment tools highlight three critical administrative issues:</w:t>
      </w:r>
    </w:p>
    <w:p w14:paraId="0017B745"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1. Late-Detection Blindspots. </w:t>
      </w:r>
      <w:r>
        <w:rPr>
          <w:rFonts w:ascii="Courier New" w:hAnsi="Courier New" w:cs="Courier New"/>
          <w:sz w:val="24"/>
          <w:szCs w:val="24"/>
        </w:rPr>
        <w:t xml:space="preserve">Because the current MIS does not enforce structural blocks during digital enrollment selection, prerequisite violations frequently go unnoticed. These discrepancies are often discovered years later during </w:t>
        <w:lastRenderedPageBreak/>
        <w:t>the final graduation audit, forcing senior students into unexpected residency extensions and heavy financial strain.</w:t>
      </w:r>
    </w:p>
    <w:p w14:paraId="28DE7177"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2. Absence of Automated Compliance-Checking Tools. </w:t>
      </w:r>
      <w:r>
        <w:rPr>
          <w:rFonts w:ascii="Courier New" w:hAnsi="Courier New" w:cs="Courier New"/>
          <w:sz w:val="24"/>
          <w:szCs w:val="24"/>
        </w:rPr>
        <w:t>While the MIS reliably stores student grades and registration records, it has no built-in logic to cross-reference a student's completed subjects against the official curriculum structure. This places the entire burden of compliance verification on the Chairperson's manual review rather than on the system itself, leaving no automated safeguard between data entry and eligibility determination.</w:t>
      </w:r>
    </w:p>
    <w:p w14:paraId="78B399D3"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3. Limited Student Awareness of Prerequisite Requirements. </w:t>
      </w:r>
      <w:r>
        <w:rPr>
          <w:rFonts w:ascii="Courier New" w:hAnsi="Courier New" w:cs="Courier New"/>
          <w:sz w:val="24"/>
          <w:szCs w:val="24"/>
        </w:rPr>
        <w:t>Although students can view their own academic records through the MIS, the system does not proactively alert them when they are ineligible for a subject. Students may therefore unknowingly attempt to enroll in courses without having completed the necessary prerequisites, adding to the volume of cases the Chairperson must catch downstream.</w:t>
      </w:r>
    </w:p>
    <w:p w14:paraId="1D2138F4" w14:textId="77777777" w:rsidR="005D7A48" w:rsidRDefault="00000000">
      <w:pPr>
        <w:spacing w:line="240" w:lineRule="auto"/>
        <w:jc w:val="center"/>
        <w:rPr>
          <w:rFonts w:ascii="Courier New" w:hAnsi="Courier New" w:cs="Courier New"/>
          <w:sz w:val="24"/>
          <w:szCs w:val="24"/>
        </w:rPr>
      </w:pPr>
      <w:r>
        <w:rPr>
          <w:noProof/>
        </w:rPr>
        <w:lastRenderedPageBreak/>
        <w:drawing>
          <wp:inline distT="0" distB="0" distL="0" distR="0" wp14:anchorId="0B8AADDB" wp14:editId="623C5CC2">
            <wp:extent cx="5486400" cy="3099816"/>
            <wp:effectExtent l="0" t="0" r="0" b="0"/>
            <wp:docPr id="101" nam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4.2"/>
                    <pic:cNvPicPr/>
                  </pic:nvPicPr>
                  <pic:blipFill>
                    <a:blip r:embed="rId21"/>
                    <a:stretch>
                      <a:fillRect/>
                    </a:stretch>
                  </pic:blipFill>
                  <pic:spPr>
                    <a:xfrm>
                      <a:off x="0" y="0"/>
                      <a:ext cx="5486400" cy="3099816"/>
                    </a:xfrm>
                    <a:prstGeom prst="rect">
                      <a:avLst/>
                    </a:prstGeom>
                  </pic:spPr>
                </pic:pic>
              </a:graphicData>
            </a:graphic>
          </wp:inline>
        </w:drawing>
      </w:r>
    </w:p>
    <w:p w14:paraId="1E92A183"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Figure 4.2 </w:t>
      </w:r>
      <w:r>
        <w:rPr>
          <w:rFonts w:ascii="Courier New" w:hAnsi="Courier New" w:cs="Courier New"/>
          <w:sz w:val="24"/>
          <w:szCs w:val="24"/>
        </w:rPr>
        <w:t>groups the three confirmed problems into their root-cause categories: People (Chairperson workload and human error; limited student awareness), Technology (the MIS's lack of automated audit logic; no proactive eligibility alerts), Process (reliance on paper-based/legacy cross-referencing; no structural block at enrollment), and Policy/Environment (verification enforced only at graduation audit; a compressed timeline that limits review depth) — all converging on the same effect: prerequisite violations that go undetected until the final graduation audit.</w:t>
      </w:r>
    </w:p>
    <w:p w14:paraId="7A4AF341" w14:textId="77777777" w:rsidR="005D7A48" w:rsidRDefault="00000000">
      <w:pPr>
        <w:spacing w:line="480" w:lineRule="auto"/>
        <w:jc w:val="both"/>
        <w:rPr>
          <w:rFonts w:ascii="Courier New" w:hAnsi="Courier New" w:cs="Courier New"/>
          <w:b/>
          <w:bCs/>
          <w:sz w:val="24"/>
          <w:szCs w:val="24"/>
        </w:rPr>
      </w:pPr>
      <w:r>
        <w:rPr>
          <w:rFonts w:ascii="Courier New" w:hAnsi="Courier New" w:cs="Courier New"/>
          <w:b/>
          <w:bCs/>
          <w:sz w:val="24"/>
          <w:szCs w:val="24"/>
        </w:rPr>
        <w:t>Narrative Description of the Proposed System (SOP No. 3)</w:t>
      </w:r>
    </w:p>
    <w:p w14:paraId="28630E8F"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To address the gaps identified above, the researchers designed and developed </w:t>
      </w:r>
      <w:r>
        <w:rPr>
          <w:rFonts w:ascii="Courier New" w:hAnsi="Courier New" w:cs="Courier New"/>
          <w:b/>
          <w:bCs/>
          <w:sz w:val="24"/>
          <w:szCs w:val="24"/>
        </w:rPr>
        <w:t xml:space="preserve">Auditrix</w:t>
      </w:r>
      <w:r>
        <w:rPr>
          <w:rFonts w:ascii="Courier New" w:hAnsi="Courier New" w:cs="Courier New"/>
          <w:sz w:val="24"/>
          <w:szCs w:val="24"/>
        </w:rPr>
        <w:t xml:space="preserve">, a web-based curriculum audit system for </w:t>
      </w:r>
      <w:del w:id="90134" w:author="Claude" w:date="2026-10-07T00:00:00Z">
        <w:r>
          <w:rPr>
            <w:rFonts w:ascii="Courier New" w:hAnsi="Courier New" w:cs="Courier New"/>
            <w:sz w:val="24"/>
            <w:szCs w:val="24"/>
          </w:rPr>
          <w:delText xml:space="preserve">KSU-CEIT that automatically validates student eligibility by checking completed subjects against curriculum standards</w:delText>
        </w:r>
      </w:del>
      <w:ins w:id="90135" w:author="Claude" w:date="2026-10-07T00:00:00Z">
        <w:r>
          <w:rPr>
            <w:rFonts w:ascii="Courier New" w:hAnsi="Courier New" w:cs="Courier New"/>
            <w:sz w:val="24"/>
            <w:szCs w:val="24"/>
          </w:rPr>
          <w:t xml:space="preserve">Kalinga State University that automatically checks every subject a student has taken against the prerequisites, co-requisites and year-standing requirements of the student's curriculum. It was built for any college and program, and was tested with the BSCpE, BSIT and BSCE programs of the CEIT</w:t>
        </w:r>
      </w:ins>
      <w:r>
        <w:rPr>
          <w:rFonts w:ascii="Courier New" w:hAnsi="Courier New" w:cs="Courier New"/>
          <w:sz w:val="24"/>
          <w:szCs w:val="24"/>
        </w:rPr>
        <w:t xml:space="preserve">. The system was built using the Iterative and Incremental Development (IID) model, allowing the Audit Engine's logic to be </w:t>
      </w:r>
      <w:del w:id="90136" w:author="Claude" w:date="2026-10-07T00:00:00Z">
        <w:r>
          <w:rPr>
            <w:rFonts w:ascii="Courier New" w:hAnsi="Courier New" w:cs="Courier New"/>
            <w:sz w:val="24"/>
            <w:szCs w:val="24"/>
          </w:rPr>
          <w:delText xml:space="preserve">validated with Program Chairpersons early and refined based on administrative feedback</w:delText>
        </w:r>
      </w:del>
      <w:ins w:id="90137" w:author="Claude" w:date="2026-10-07T00:00:00Z">
        <w:r>
          <w:rPr>
            <w:rFonts w:ascii="Courier New" w:hAnsi="Courier New" w:cs="Courier New"/>
            <w:sz w:val="24"/>
            <w:szCs w:val="24"/>
          </w:rPr>
          <w:t xml:space="preserve">reviewed with the adviser early and refined</w:t>
        </w:r>
      </w:ins>
      <w:r>
        <w:rPr>
          <w:rFonts w:ascii="Courier New" w:hAnsi="Courier New" w:cs="Courier New"/>
          <w:sz w:val="24"/>
          <w:szCs w:val="24"/>
        </w:rPr>
        <w:t xml:space="preserve"> across three functional increments: (1) </w:t>
      </w:r>
      <w:del w:id="90138" w:author="Claude" w:date="2026-10-07T00:00:00Z">
        <w:r>
          <w:rPr>
            <w:rFonts w:ascii="Courier New" w:hAnsi="Courier New" w:cs="Courier New"/>
            <w:sz w:val="24"/>
            <w:szCs w:val="24"/>
          </w:rPr>
          <w:delText xml:space="preserve">the Audit Engine and automated prerequisite-parsing UI, (2) Data Integration — MIS synchronization and CSV/Excel import — and (3) Reporting and Analytics</w:delText>
        </w:r>
      </w:del>
      <w:ins w:id="90139" w:author="Claude" w:date="2026-10-07T00:00:00Z">
        <w:r>
          <w:rPr>
            <w:rFonts w:ascii="Courier New" w:hAnsi="Courier New" w:cs="Courier New"/>
            <w:sz w:val="24"/>
            <w:szCs w:val="24"/>
          </w:rPr>
          <w:t xml:space="preserve">curriculum, student and grade records with a basic audit; (2) curriculum versions, imports, student movements and the redesigned interface; and (3) the term-based audit, automatic year levels, and the regular and irregular classification</w:t>
        </w:r>
      </w:ins>
      <w:r>
        <w:rPr>
          <w:rFonts w:ascii="Courier New" w:hAnsi="Courier New" w:cs="Courier New"/>
          <w:sz w:val="24"/>
          <w:szCs w:val="24"/>
        </w:rPr>
        <w:t xml:space="preserve">.</w:t>
      </w:r>
    </w:p>
    <w:p w14:paraId="7B3246DB" w14:textId="77777777" w:rsidR="005D7A48" w:rsidRDefault="00000000">
      <w:pPr>
        <w:spacing w:line="480" w:lineRule="auto"/>
        <w:ind w:firstLine="720"/>
        <w:jc w:val="both"/>
        <w:rPr>
          <w:rFonts w:ascii="Courier New" w:hAnsi="Courier New" w:cs="Courier New"/>
          <w:sz w:val="24"/>
          <w:szCs w:val="24"/>
        </w:rPr>
      </w:pPr>
      <w:del w:id="90140" w:author="Claude" w:date="2026-10-07T00:00:00Z">
        <w:r>
          <w:rPr>
            <w:rFonts w:ascii="Courier New" w:hAnsi="Courier New" w:cs="Courier New"/>
            <w:b/>
            <w:bCs/>
            <w:sz w:val="24"/>
            <w:szCs w:val="24"/>
          </w:rPr>
          <w:delText xml:space="preserve">Technology stack. </w:delText>
        </w:r>
      </w:del>
      <w:del w:id="90141" w:author="Claude" w:date="2026-10-07T00:00:00Z">
        <w:r>
          <w:rPr>
            <w:rFonts w:ascii="Courier New" w:hAnsi="Courier New" w:cs="Courier New"/>
            <w:sz w:val="24"/>
            <w:szCs w:val="24"/>
          </w:rPr>
          <w:delText xml:space="preserve">The system runs </w:delText>
        </w:r>
      </w:del>
      <w:del w:id="90142" w:author="Claude" w:date="2026-10-07T00:00:00Z">
        <w:r>
          <w:rPr>
            <w:rFonts w:ascii="Courier New" w:hAnsi="Courier New" w:cs="Courier New"/>
            <w:b/>
            <w:bCs/>
            <w:sz w:val="24"/>
            <w:szCs w:val="24"/>
          </w:rPr>
          <w:delText xml:space="preserve">on Next.js</w:delText>
        </w:r>
      </w:del>
      <w:del w:id="90143" w:author="Claude" w:date="2026-10-07T00:00:00Z">
        <w:r>
          <w:rPr>
            <w:rFonts w:ascii="Courier New" w:hAnsi="Courier New" w:cs="Courier New"/>
            <w:sz w:val="24"/>
            <w:szCs w:val="24"/>
          </w:rPr>
          <w:delText xml:space="preserve"> for server-side rendering and API routing, styled with Tailwind CSS in a "Command Center" dashboard aesthetic designed for responsiveness across desktop, tablet, and mobile. Supabase serves as the backend-as-a-service, hosting the PostgreSQL database, Entity-Relationship-modeled schema, authentication, and Row-Level Security (RLS) policies. Interface flows were prototyped as high-fidelity mockups in Figma prior to implementation.</w:delText>
        </w:r>
      </w:del>
      <w:ins w:id="90144" w:author="Claude" w:date="2026-10-07T00:00:00Z">
        <w:r>
          <w:rPr>
            <w:rFonts w:ascii="Courier New" w:hAnsi="Courier New" w:cs="Courier New"/>
            <w:b/>
            <w:bCs/>
            <w:sz w:val="24"/>
            <w:szCs w:val="24"/>
          </w:rPr>
          <w:t xml:space="preserve">Technology stack.</w:t>
        </w:r>
      </w:ins>
      <w:ins w:id="90145" w:author="Claude" w:date="2026-10-07T00:00:00Z">
        <w:r>
          <w:rPr>
            <w:rFonts w:ascii="Courier New" w:hAnsi="Courier New" w:cs="Courier New"/>
            <w:sz w:val="24"/>
            <w:szCs w:val="24"/>
          </w:rPr>
          <w:t xml:space="preserve"> The system runs on Next.js 16 (App Router and server actions) with React 19 and TypeScript, styled with Tailwind CSS 4 in a KSU green theme designed for responsiveness across desktop, tablet, and mobile. Supabase serves as the backend-as-a-service, hosting the PostgreSQL database, authentication, and Row-Level Security (RLS) policies; the database schema is built step by step by 27 migration scripts. Curricula are exported to PDF with @react-pdf/renderer. Interface flows were prototyped as high-fidelity mockups in Figma prior to implementation.</w:t>
        </w:r>
      </w:ins>
    </w:p>
    <w:p w14:paraId="52D547A1" w14:textId="77777777" w:rsidR="005D7A48" w:rsidRDefault="00000000">
      <w:pPr>
        <w:spacing w:line="480" w:lineRule="auto"/>
        <w:ind w:firstLine="720"/>
        <w:jc w:val="both"/>
        <w:rPr>
          <w:rFonts w:ascii="Courier New" w:hAnsi="Courier New" w:cs="Courier New"/>
          <w:sz w:val="24"/>
          <w:szCs w:val="24"/>
        </w:rPr>
      </w:pPr>
      <w:del w:id="90146" w:author="Claude" w:date="2026-10-07T00:00:00Z">
        <w:r>
          <w:rPr>
            <w:rFonts w:ascii="Courier New" w:hAnsi="Courier New" w:cs="Courier New"/>
            <w:b/>
            <w:bCs/>
            <w:sz w:val="24"/>
            <w:szCs w:val="24"/>
          </w:rPr>
          <w:delText xml:space="preserve">Automated Audit Engine. </w:delText>
        </w:r>
      </w:del>
      <w:del w:id="90147" w:author="Claude" w:date="2026-10-07T00:00:00Z">
        <w:r>
          <w:rPr>
            <w:rFonts w:ascii="Courier New" w:hAnsi="Courier New" w:cs="Courier New"/>
            <w:sz w:val="24"/>
            <w:szCs w:val="24"/>
          </w:rPr>
          <w:delText xml:space="preserve">At the core of Auditrix is a TypeScript-based audit engine that cross-references student records against the curriculum map and returns one of five verdicts per requirement:</w:delText>
        </w:r>
      </w:del>
      <w:ins w:id="90148" w:author="Claude" w:date="2026-10-07T00:00:00Z">
        <w:r>
          <w:rPr>
            <w:rFonts w:ascii="Courier New" w:hAnsi="Courier New" w:cs="Courier New"/>
            <w:b/>
            <w:bCs/>
            <w:sz w:val="24"/>
            <w:szCs w:val="24"/>
          </w:rPr>
          <w:t xml:space="preserve">Automated Audit Engine.</w:t>
        </w:r>
      </w:ins>
      <w:ins w:id="90149" w:author="Claude" w:date="2026-10-07T00:00:00Z">
        <w:r>
          <w:rPr>
            <w:rFonts w:ascii="Courier New" w:hAnsi="Courier New" w:cs="Courier New"/>
            <w:sz w:val="24"/>
            <w:szCs w:val="24"/>
          </w:rPr>
          <w:t xml:space="preserve"> At the core of Auditrix is a TypeScript-based audit engine that checks every subject of the student's curriculum against the student's grade records and gives each subject one of five statuses, shown in Table 4.1 together with the subject's grade and the term in which it was taken:</w:t>
        </w:r>
      </w:ins>
    </w:p>
    <w:tbl>
      <w:tblPr>
        <w:tblStyle w:val="TableGrid"/>
        <w:tblW w:w="0" w:type="auto"/>
        <w:tblLook w:val="04A0" w:firstRow="1" w:lastRow="0" w:firstColumn="1" w:lastColumn="0" w:noHBand="0" w:noVBand="1"/>
      </w:tblPr>
      <w:tblGrid>
        <w:gridCol w:w="2000"/>
        <w:gridCol w:w="6632"/>
      </w:tblGrid>
      <w:tr w:rsidR="005D7A48" w14:paraId="1A2DB7B4" w14:textId="77777777">
        <w:trPr>
          <w:cantSplit/>
          <w:tblHeader/>
        </w:trPr>
        <w:tc>
          <w:tcPr>
            <w:tcW w:w="2000" w:type="dxa"/>
          </w:tcPr>
          <w:p w14:paraId="5B29BFEE" w14:textId="77777777" w:rsidR="005D7A48" w:rsidRDefault="00000000">
            <w:pPr>
              <w:spacing w:line="480" w:lineRule="auto"/>
              <w:jc w:val="center"/>
              <w:rPr>
                <w:rFonts w:ascii="Courier New" w:hAnsi="Courier New" w:cs="Courier New"/>
                <w:b/>
                <w:bCs/>
                <w:sz w:val="24"/>
                <w:szCs w:val="24"/>
              </w:rPr>
            </w:pPr>
            <w:del w:id="90150" w:author="Claude" w:date="2026-10-07T00:00:00Z">
              <w:r>
                <w:rPr>
                  <w:rFonts w:ascii="Courier New" w:hAnsi="Courier New" w:cs="Courier New"/>
                  <w:b/>
                  <w:bCs/>
                  <w:sz w:val="24"/>
                  <w:szCs w:val="24"/>
                </w:rPr>
                <w:delText xml:space="preserve">State</w:delText>
              </w:r>
            </w:del>
            <w:ins w:id="90151" w:author="Claude" w:date="2026-10-07T00:00:00Z">
              <w:r>
                <w:rPr>
                  <w:rFonts w:ascii="Courier New" w:hAnsi="Courier New" w:cs="Courier New"/>
                  <w:b/>
                  <w:bCs/>
                  <w:sz w:val="24"/>
                  <w:szCs w:val="24"/>
                </w:rPr>
                <w:t xml:space="preserve">Status</w:t>
              </w:r>
            </w:ins>
          </w:p>
        </w:tc>
        <w:tc>
          <w:tcPr>
            <w:tcW w:w="6632" w:type="dxa"/>
          </w:tcPr>
          <w:p w14:paraId="6BB5027F" w14:textId="77777777" w:rsidR="005D7A48" w:rsidRDefault="00000000">
            <w:pPr>
              <w:spacing w:line="480" w:lineRule="auto"/>
              <w:jc w:val="center"/>
              <w:rPr>
                <w:rFonts w:ascii="Courier New" w:hAnsi="Courier New" w:cs="Courier New"/>
                <w:b/>
                <w:bCs/>
                <w:sz w:val="24"/>
                <w:szCs w:val="24"/>
              </w:rPr>
            </w:pPr>
            <w:r>
              <w:rPr>
                <w:rFonts w:ascii="Courier New" w:hAnsi="Courier New" w:cs="Courier New"/>
                <w:b/>
                <w:bCs/>
                <w:sz w:val="24"/>
                <w:szCs w:val="24"/>
              </w:rPr>
              <w:t>Meaning</w:t>
            </w:r>
          </w:p>
        </w:tc>
      </w:tr>
      <w:tr w:rsidR="005D7A48" w14:paraId="748CEC65" w14:textId="77777777">
        <w:trPr>
          <w:cantSplit/>
        </w:trPr>
        <w:tc>
          <w:tcPr>
            <w:tcW w:w="2000" w:type="dxa"/>
          </w:tcPr>
          <w:p w14:paraId="66ED27B7"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Completed</w:t>
            </w:r>
          </w:p>
        </w:tc>
        <w:tc>
          <w:tcPr>
            <w:tcW w:w="6632" w:type="dxa"/>
          </w:tcPr>
          <w:p w14:paraId="33198194" w14:textId="77777777" w:rsidR="005D7A48" w:rsidRDefault="00000000">
            <w:pPr>
              <w:spacing w:line="480" w:lineRule="auto"/>
              <w:jc w:val="both"/>
              <w:rPr>
                <w:rFonts w:ascii="Courier New" w:hAnsi="Courier New" w:cs="Courier New"/>
                <w:sz w:val="24"/>
                <w:szCs w:val="24"/>
              </w:rPr>
            </w:pPr>
            <w:del w:id="90152" w:author="Claude" w:date="2026-10-07T00:00:00Z">
              <w:r>
                <w:rPr>
                  <w:rFonts w:ascii="Courier New" w:hAnsi="Courier New" w:cs="Courier New"/>
                  <w:sz w:val="24"/>
                  <w:szCs w:val="24"/>
                </w:rPr>
                <w:delText xml:space="preserve">The subject has already been taken and passed, with all requirements met at the time of enrollment</w:delText>
              </w:r>
            </w:del>
            <w:ins w:id="90153" w:author="Claude" w:date="2026-10-07T00:00:00Z">
              <w:r>
                <w:rPr>
                  <w:rFonts w:ascii="Courier New" w:hAnsi="Courier New" w:cs="Courier New"/>
                  <w:sz w:val="24"/>
                  <w:szCs w:val="24"/>
                </w:rPr>
                <w:t xml:space="preserve">Passed, and the pass counts because the subject was taken in order.</w:t>
              </w:r>
            </w:ins>
          </w:p>
        </w:tc>
      </w:tr>
      <w:tr w:rsidR="005D7A48" w14:paraId="364E1F75" w14:textId="77777777">
        <w:trPr>
          <w:cantSplit/>
        </w:trPr>
        <w:tc>
          <w:tcPr>
            <w:tcW w:w="2000" w:type="dxa"/>
          </w:tcPr>
          <w:p w14:paraId="5D55D287"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Available</w:t>
            </w:r>
          </w:p>
        </w:tc>
        <w:tc>
          <w:tcPr>
            <w:tcW w:w="6632" w:type="dxa"/>
          </w:tcPr>
          <w:p w14:paraId="407A7E5A" w14:textId="77777777" w:rsidR="005D7A48" w:rsidRDefault="00000000">
            <w:pPr>
              <w:spacing w:line="480" w:lineRule="auto"/>
              <w:jc w:val="both"/>
              <w:rPr>
                <w:rFonts w:ascii="Courier New" w:hAnsi="Courier New" w:cs="Courier New"/>
                <w:sz w:val="24"/>
                <w:szCs w:val="24"/>
              </w:rPr>
            </w:pPr>
            <w:del w:id="90154" w:author="Claude" w:date="2026-10-07T00:00:00Z">
              <w:r>
                <w:rPr>
                  <w:rFonts w:ascii="Courier New" w:hAnsi="Courier New" w:cs="Courier New"/>
                  <w:sz w:val="24"/>
                  <w:szCs w:val="24"/>
                </w:rPr>
                <w:delText xml:space="preserve">The student currently meets all requirements for the subject and is eligible to enroll</w:delText>
              </w:r>
            </w:del>
            <w:ins w:id="90155" w:author="Claude" w:date="2026-10-07T00:00:00Z">
              <w:r>
                <w:rPr>
                  <w:rFonts w:ascii="Courier New" w:hAnsi="Courier New" w:cs="Courier New"/>
                  <w:sz w:val="24"/>
                  <w:szCs w:val="24"/>
                </w:rPr>
                <w:t xml:space="preserve">Can be taken now because its requirements are met, or must be retaken because it was failed or taken out of order.</w:t>
              </w:r>
            </w:ins>
          </w:p>
        </w:tc>
      </w:tr>
      <w:tr w:rsidR="005D7A48" w14:paraId="5D8A0A2F" w14:textId="77777777">
        <w:trPr>
          <w:cantSplit/>
        </w:trPr>
        <w:tc>
          <w:tcPr>
            <w:tcW w:w="2000" w:type="dxa"/>
          </w:tcPr>
          <w:p w14:paraId="6E19A065"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Pending</w:t>
            </w:r>
          </w:p>
        </w:tc>
        <w:tc>
          <w:tcPr>
            <w:tcW w:w="6632" w:type="dxa"/>
          </w:tcPr>
          <w:p w14:paraId="682B3B2D" w14:textId="77777777" w:rsidR="005D7A48" w:rsidRDefault="00000000">
            <w:pPr>
              <w:spacing w:line="480" w:lineRule="auto"/>
              <w:jc w:val="both"/>
              <w:rPr>
                <w:rFonts w:ascii="Courier New" w:hAnsi="Courier New" w:cs="Courier New"/>
                <w:sz w:val="24"/>
                <w:szCs w:val="24"/>
              </w:rPr>
            </w:pPr>
            <w:del w:id="90156" w:author="Claude" w:date="2026-10-07T00:00:00Z">
              <w:r>
                <w:rPr>
                  <w:rFonts w:ascii="Courier New" w:hAnsi="Courier New" w:cs="Courier New"/>
                  <w:sz w:val="24"/>
                  <w:szCs w:val="24"/>
                </w:rPr>
                <w:delText xml:space="preserve">The requirement cannot yet be evaluated (e.g., a prerequisite course is still in progress)</w:delText>
              </w:r>
            </w:del>
            <w:ins w:id="90157" w:author="Claude" w:date="2026-10-07T00:00:00Z">
              <w:r>
                <w:rPr>
                  <w:rFonts w:ascii="Courier New" w:hAnsi="Courier New" w:cs="Courier New"/>
                  <w:sz w:val="24"/>
                  <w:szCs w:val="24"/>
                </w:rPr>
                <w:t xml:space="preserve">In progress, INC, or waiting for another subject's final grade.</w:t>
              </w:r>
            </w:ins>
          </w:p>
        </w:tc>
      </w:tr>
      <w:tr w:rsidR="005D7A48" w14:paraId="2FF967A6" w14:textId="77777777">
        <w:trPr>
          <w:cantSplit/>
        </w:trPr>
        <w:tc>
          <w:tcPr>
            <w:tcW w:w="2000" w:type="dxa"/>
          </w:tcPr>
          <w:p w14:paraId="13B588F0"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Unavailable</w:t>
            </w:r>
          </w:p>
        </w:tc>
        <w:tc>
          <w:tcPr>
            <w:tcW w:w="6632" w:type="dxa"/>
          </w:tcPr>
          <w:p w14:paraId="36532D30" w14:textId="77777777" w:rsidR="005D7A48" w:rsidRDefault="00000000">
            <w:pPr>
              <w:spacing w:line="480" w:lineRule="auto"/>
              <w:jc w:val="both"/>
              <w:rPr>
                <w:rFonts w:ascii="Courier New" w:hAnsi="Courier New" w:cs="Courier New"/>
                <w:sz w:val="24"/>
                <w:szCs w:val="24"/>
              </w:rPr>
            </w:pPr>
            <w:del w:id="90158" w:author="Claude" w:date="2026-10-07T00:00:00Z">
              <w:r>
                <w:rPr>
                  <w:rFonts w:ascii="Courier New" w:hAnsi="Courier New" w:cs="Courier New"/>
                  <w:sz w:val="24"/>
                  <w:szCs w:val="24"/>
                </w:rPr>
                <w:delText xml:space="preserve">The student does not yet meet the requirements for the subject and is not eligible to enroll</w:delText>
              </w:r>
            </w:del>
            <w:ins w:id="90159" w:author="Claude" w:date="2026-10-07T00:00:00Z">
              <w:r>
                <w:rPr>
                  <w:rFonts w:ascii="Courier New" w:hAnsi="Courier New" w:cs="Courier New"/>
                  <w:sz w:val="24"/>
                  <w:szCs w:val="24"/>
                </w:rPr>
                <w:t xml:space="preserve">Requirements not met yet; the missing ones are listed (e.g., "Needs: CC 104").</w:t>
              </w:r>
            </w:ins>
          </w:p>
        </w:tc>
      </w:tr>
      <w:tr w:rsidR="005D7A48" w14:paraId="2B52C21D" w14:textId="77777777">
        <w:trPr>
          <w:cantSplit/>
        </w:trPr>
        <w:tc>
          <w:tcPr>
            <w:tcW w:w="2000" w:type="dxa"/>
          </w:tcPr>
          <w:p w14:paraId="0E0A23A6"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Violation</w:t>
            </w:r>
          </w:p>
        </w:tc>
        <w:tc>
          <w:tcPr>
            <w:tcW w:w="6632" w:type="dxa"/>
          </w:tcPr>
          <w:p w14:paraId="360650B3" w14:textId="77777777" w:rsidR="005D7A48" w:rsidRDefault="00000000">
            <w:pPr>
              <w:spacing w:line="480" w:lineRule="auto"/>
              <w:jc w:val="both"/>
              <w:rPr>
                <w:rFonts w:ascii="Courier New" w:hAnsi="Courier New" w:cs="Courier New"/>
                <w:sz w:val="24"/>
                <w:szCs w:val="24"/>
              </w:rPr>
            </w:pPr>
            <w:del w:id="90160" w:author="Claude" w:date="2026-10-07T00:00:00Z">
              <w:r>
                <w:rPr>
                  <w:rFonts w:ascii="Courier New" w:hAnsi="Courier New" w:cs="Courier New"/>
                  <w:sz w:val="24"/>
                  <w:szCs w:val="24"/>
                </w:rPr>
                <w:delText xml:space="preserve">A permanent flag recorded on the grade at the moment of entry when a student was enrolled without meeting the requirement</w:delText>
              </w:r>
            </w:del>
            <w:ins w:id="90161" w:author="Claude" w:date="2026-10-07T00:00:00Z">
              <w:r>
                <w:rPr>
                  <w:rFonts w:ascii="Courier New" w:hAnsi="Courier New" w:cs="Courier New"/>
                  <w:sz w:val="24"/>
                  <w:szCs w:val="24"/>
                </w:rPr>
                <w:t xml:space="preserve">Taken before a requirement was met; the reason is given (e.g., "CC 101 was taken in the same term (24-1)").</w:t>
              </w:r>
            </w:ins>
          </w:p>
        </w:tc>
      </w:tr>
    </w:tbl>
    <w:p>
      <w:pPr>
        <w:spacing w:line="480" w:lineRule="auto"/>
        <w:jc w:val="center"/>
        <w:rPr>
          <w:ins w:id="90162" w:author="Claude" w:date="2026-10-07T00:00:00Z"/>
          <w:rFonts w:ascii="Courier New" w:hAnsi="Courier New" w:cs="Courier New"/>
          <w:b/>
          <w:bCs/>
          <w:sz w:val="24"/>
          <w:szCs w:val="24"/>
        </w:rPr>
      </w:pPr>
      <w:ins w:id="90163" w:author="Claude" w:date="2026-10-07T00:00:00Z">
        <w:r>
          <w:rPr>
            <w:rFonts w:ascii="Courier New" w:hAnsi="Courier New" w:cs="Courier New"/>
            <w:b/>
            <w:bCs/>
            <w:sz w:val="24"/>
            <w:szCs w:val="24"/>
          </w:rPr>
          <w:t xml:space="preserve">Table 4.1</w:t>
        </w:r>
      </w:ins>
    </w:p>
    <w:p w14:paraId="20ED9945" w14:textId="77777777" w:rsidR="005D7A48" w:rsidRDefault="005D7A48">
      <w:pPr>
        <w:spacing w:line="480" w:lineRule="auto"/>
        <w:rPr>
          <w:rFonts w:ascii="Courier New" w:hAnsi="Courier New" w:cs="Courier New"/>
          <w:sz w:val="24"/>
          <w:szCs w:val="24"/>
        </w:rPr>
      </w:pPr>
    </w:p>
    <w:p w14:paraId="561DB186" w14:textId="77777777" w:rsidR="005D7A48" w:rsidRDefault="00000000">
      <w:pPr>
        <w:spacing w:line="480" w:lineRule="auto"/>
        <w:ind w:firstLine="720"/>
        <w:jc w:val="both"/>
        <w:rPr>
          <w:rFonts w:ascii="Courier New" w:hAnsi="Courier New" w:cs="Courier New"/>
          <w:sz w:val="24"/>
          <w:szCs w:val="24"/>
        </w:rPr>
      </w:pPr>
      <w:del w:id="90164" w:author="Claude" w:date="2026-10-07T00:00:00Z">
        <w:r>
          <w:rPr>
            <w:rFonts w:ascii="Courier New" w:hAnsi="Courier New" w:cs="Courier New"/>
            <w:sz w:val="24"/>
            <w:szCs w:val="24"/>
          </w:rPr>
          <w:delText xml:space="preserve">Because a Violation is recorded as a permanent flag at the moment of grade entry rather than recalculated live, it does not clear itself if the missing requirement is satisfied afterward; only a genuine new grade entry — a retake — can clear the flag, per adviser guidance on preserving an accurate compliance history.</w:delText>
        </w:r>
      </w:del>
      <w:ins w:id="90165" w:author="Claude" w:date="2026-10-07T00:00:00Z">
        <w:r>
          <w:rPr>
            <w:rFonts w:ascii="Courier New" w:hAnsi="Courier New" w:cs="Courier New"/>
            <w:sz w:val="24"/>
            <w:szCs w:val="24"/>
          </w:rPr>
          <w:t xml:space="preserve">The statuses are not stored at the moment a grade is entered. Instead, every time a student's audit is shown, the engine compares the term in which each subject was taken with the term in which each of its requirements was passed. Because of this, grades can be encoded in any order and the result stays the same, and a violation remains on the student's record until the subject is retaken after its requirements are met. This design replaced the system's first checker, which stored a permanent flag at the moment of entry; the reasons for the change are discussed under Testing of the System.</w:t>
        </w:r>
      </w:ins>
    </w:p>
    <w:p w14:paraId="4C304A21" w14:textId="77777777" w:rsidR="005D7A48" w:rsidRDefault="005D7A48">
      <w:pPr>
        <w:spacing w:line="480" w:lineRule="auto"/>
        <w:rPr>
          <w:rFonts w:ascii="Courier New" w:hAnsi="Courier New" w:cs="Courier New"/>
          <w:sz w:val="24"/>
          <w:szCs w:val="24"/>
        </w:rPr>
      </w:pPr>
    </w:p>
    <w:p w14:paraId="7398B5C4"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The engine evaluates four requirement types — prerequisite, </w:t>
      </w:r>
      <w:del w:id="90166" w:author="Claude" w:date="2026-10-07T00:00:00Z">
        <w:r>
          <w:rPr>
            <w:rFonts w:ascii="Courier New" w:hAnsi="Courier New" w:cs="Courier New"/>
            <w:sz w:val="24"/>
            <w:szCs w:val="24"/>
          </w:rPr>
          <w:delText xml:space="preserve">corequisite, year-standing, and completion requirements</w:delText>
        </w:r>
      </w:del>
      <w:ins w:id="90167" w:author="Claude" w:date="2026-10-07T00:00:00Z">
        <w:r>
          <w:rPr>
            <w:rFonts w:ascii="Courier New" w:hAnsi="Courier New" w:cs="Courier New"/>
            <w:sz w:val="24"/>
            <w:szCs w:val="24"/>
          </w:rPr>
          <w:t xml:space="preserve">co-requisite, year standing, and "all subjects completed"</w:t>
        </w:r>
      </w:ins>
      <w:r>
        <w:rPr>
          <w:rFonts w:ascii="Courier New" w:hAnsi="Courier New" w:cs="Courier New"/>
          <w:sz w:val="24"/>
          <w:szCs w:val="24"/>
        </w:rPr>
        <w:t xml:space="preserve"> — closing the exact gap identified in SOP 1 and 2, where the existing MIS had no equivalent logic.</w:t>
      </w:r>
      <w:ins w:id="90168" w:author="Claude" w:date="2026-10-07T00:00:00Z">
        <w:r>
          <w:rPr>
            <w:rFonts w:ascii="Courier New" w:hAnsi="Courier New" w:cs="Courier New"/>
            <w:sz w:val="24"/>
            <w:szCs w:val="24"/>
          </w:rPr>
          <w:t xml:space="preserve"> The rules it follows, and their sources, are described below.</w:t>
        </w:r>
      </w:ins>
    </w:p>
    <w:p>
      <w:pPr>
        <w:spacing w:line="480" w:lineRule="auto"/>
        <w:ind w:firstLine="720"/>
        <w:jc w:val="both"/>
        <w:rPr>
          <w:ins w:id="90169" w:author="Claude" w:date="2026-10-07T00:00:00Z"/>
          <w:rFonts w:ascii="Courier New" w:hAnsi="Courier New" w:cs="Courier New"/>
          <w:sz w:val="24"/>
          <w:szCs w:val="24"/>
        </w:rPr>
      </w:pPr>
      <w:ins w:id="90170" w:author="Claude" w:date="2026-10-07T00:00:00Z">
        <w:r>
          <w:rPr>
            <w:rFonts w:ascii="Courier New" w:hAnsi="Courier New" w:cs="Courier New"/>
            <w:b/>
            <w:bCs/>
            <w:sz w:val="24"/>
            <w:szCs w:val="24"/>
          </w:rPr>
          <w:t xml:space="preserve">Terms.</w:t>
        </w:r>
        <w:r>
          <w:rPr>
            <w:rFonts w:ascii="Courier New" w:hAnsi="Courier New" w:cs="Courier New"/>
            <w:sz w:val="24"/>
            <w:szCs w:val="24"/>
          </w:rPr>
          <w:t xml:space="preserve"> Terms are written YY-S: the first two digits of the school year and the semester (1 for the first semester, 2 for the second, and 3 for midyear). They are ordered 25-1, 25-2, 25-3 (midyear), then 26-1.</w:t>
        </w:r>
      </w:ins>
    </w:p>
    <w:p>
      <w:pPr>
        <w:spacing w:line="480" w:lineRule="auto"/>
        <w:ind w:firstLine="720"/>
        <w:jc w:val="both"/>
        <w:rPr>
          <w:ins w:id="90171" w:author="Claude" w:date="2026-10-07T00:00:00Z"/>
          <w:rFonts w:ascii="Courier New" w:hAnsi="Courier New" w:cs="Courier New"/>
          <w:sz w:val="24"/>
          <w:szCs w:val="24"/>
        </w:rPr>
      </w:pPr>
      <w:ins w:id="90172" w:author="Claude" w:date="2026-10-07T00:00:00Z">
        <w:r>
          <w:rPr>
            <w:rFonts w:ascii="Courier New" w:hAnsi="Courier New" w:cs="Courier New"/>
            <w:b/>
            <w:bCs/>
            <w:sz w:val="24"/>
            <w:szCs w:val="24"/>
          </w:rPr>
          <w:t xml:space="preserve">Prerequisites.</w:t>
        </w:r>
        <w:r>
          <w:rPr>
            <w:rFonts w:ascii="Courier New" w:hAnsi="Courier New" w:cs="Courier New"/>
            <w:sz w:val="24"/>
            <w:szCs w:val="24"/>
          </w:rPr>
          <w:t xml:space="preserve"> The KSU Student Handbook requires a prerequisite to be passed prior to taking a subject and nullifies the credit of a subject taken without it. Accordingly, a prerequisite must be passed in a term before the term in which the subject was taken; passing it in the same term is a violation. Taking a subject while its prerequisite is still INC is also a violation, since an INC counts as passed only from the term in which it was resolved. A subject taken out of order earns no credit: it does not satisfy later prerequisites, does not count toward units or year level, and has to be retaken. If a prerequisite's grade from an earlier term is still in progress, the subject is Pending rather than a violation.</w:t>
        </w:r>
      </w:ins>
    </w:p>
    <w:p>
      <w:pPr>
        <w:spacing w:line="480" w:lineRule="auto"/>
        <w:ind w:firstLine="720"/>
        <w:jc w:val="both"/>
        <w:rPr>
          <w:ins w:id="90173" w:author="Claude" w:date="2026-10-07T00:00:00Z"/>
          <w:rFonts w:ascii="Courier New" w:hAnsi="Courier New" w:cs="Courier New"/>
          <w:sz w:val="24"/>
          <w:szCs w:val="24"/>
        </w:rPr>
      </w:pPr>
      <w:ins w:id="90174" w:author="Claude" w:date="2026-10-07T00:00:00Z">
        <w:r>
          <w:rPr>
            <w:rFonts w:ascii="Courier New" w:hAnsi="Courier New" w:cs="Courier New"/>
            <w:b/>
            <w:bCs/>
            <w:sz w:val="24"/>
            <w:szCs w:val="24"/>
          </w:rPr>
          <w:t xml:space="preserve">Co-requisites.</w:t>
        </w:r>
        <w:r>
          <w:rPr>
            <w:rFonts w:ascii="Courier New" w:hAnsi="Courier New" w:cs="Courier New"/>
            <w:sz w:val="24"/>
            <w:szCs w:val="24"/>
          </w:rPr>
          <w:t xml:space="preserve"> The Student Handbook defines co-requisites as subjects taken simultaneously, in the same semester. In Auditrix they pair both ways, even when only one of the two subjects lists the other. Both must be taken in the same term; taking only one of them, or taking them in different terms, is a violation. Following the adviser's decision, both must also be passed together: if one is failed, neither counts and both are retaken.</w:t>
        </w:r>
      </w:ins>
    </w:p>
    <w:p>
      <w:pPr>
        <w:spacing w:line="480" w:lineRule="auto"/>
        <w:ind w:firstLine="720"/>
        <w:jc w:val="both"/>
        <w:rPr>
          <w:ins w:id="90175" w:author="Claude" w:date="2026-10-07T00:00:00Z"/>
          <w:rFonts w:ascii="Courier New" w:hAnsi="Courier New" w:cs="Courier New"/>
          <w:sz w:val="24"/>
          <w:szCs w:val="24"/>
        </w:rPr>
      </w:pPr>
      <w:ins w:id="90176" w:author="Claude" w:date="2026-10-07T00:00:00Z">
        <w:r>
          <w:rPr>
            <w:rFonts w:ascii="Courier New" w:hAnsi="Courier New" w:cs="Courier New"/>
            <w:b/>
            <w:bCs/>
            <w:sz w:val="24"/>
            <w:szCs w:val="24"/>
          </w:rPr>
          <w:t xml:space="preserve">All subjects completed.</w:t>
        </w:r>
        <w:r>
          <w:rPr>
            <w:rFonts w:ascii="Courier New" w:hAnsi="Courier New" w:cs="Courier New"/>
            <w:sz w:val="24"/>
            <w:szCs w:val="24"/>
          </w:rPr>
          <w:t xml:space="preserve"> For subjects such as Practicum, every other subject of the curriculum must be passed before the term in which the subject is taken.</w:t>
        </w:r>
      </w:ins>
    </w:p>
    <w:p>
      <w:pPr>
        <w:spacing w:line="480" w:lineRule="auto"/>
        <w:ind w:firstLine="720"/>
        <w:jc w:val="both"/>
        <w:rPr>
          <w:ins w:id="90177" w:author="Claude" w:date="2026-10-07T00:00:00Z"/>
          <w:rFonts w:ascii="Courier New" w:hAnsi="Courier New" w:cs="Courier New"/>
          <w:sz w:val="24"/>
          <w:szCs w:val="24"/>
        </w:rPr>
      </w:pPr>
      <w:ins w:id="90178" w:author="Claude" w:date="2026-10-07T00:00:00Z">
        <w:r>
          <w:rPr>
            <w:rFonts w:ascii="Courier New" w:hAnsi="Courier New" w:cs="Courier New"/>
            <w:b/>
            <w:bCs/>
            <w:sz w:val="24"/>
            <w:szCs w:val="24"/>
          </w:rPr>
          <w:t xml:space="preserve">Year level.</w:t>
        </w:r>
        <w:r>
          <w:rPr>
            <w:rFonts w:ascii="Courier New" w:hAnsi="Courier New" w:cs="Courier New"/>
            <w:sz w:val="24"/>
            <w:szCs w:val="24"/>
          </w:rPr>
          <w:t xml:space="preserve"> Following the KSU Operations Manual and the adviser's decision that a student's year level should follow what the student has finished in the curriculum, the year level is computed from the share of the curriculum's units passed, as shown in Table 4.2. Passing every subject of the earlier years also moves a student up, even if the units fall slightly short. Only passes that count, and only those earned before the current semester, are included, so students move up when the Dean moves the college to a new semester. The year level given at registration or import is used as a starting point until the grades show more, and a chairperson can set a year level by hand for a special case and set it back to automatic.</w:t>
        </w:r>
      </w:ins>
    </w:p>
    <w:tbl>
      <w:tblPr>
        <w:tblStyle w:val="TableGrid"/>
        <w:tblW w:w="0" w:type="auto"/>
        <w:tblLook w:val="04A0" w:firstRow="1" w:lastRow="0" w:firstColumn="1" w:lastColumn="0" w:noHBand="0" w:noVBand="1"/>
      </w:tblPr>
      <w:tblGrid>
        <w:gridCol w:w="3400"/>
        <w:gridCol w:w="5232"/>
      </w:tblGrid>
      <w:tr>
        <w:trPr>
          <w:cantSplit/>
          <w:tblHeader/>
          <w:ins w:id="90179" w:author="Claude" w:date="2026-10-07T00:00:00Z"/>
        </w:trPr>
        <w:tc>
          <w:tcPr>
            <w:tcW w:w="3400" w:type="dxa"/>
          </w:tcPr>
          <w:p>
            <w:pPr>
              <w:spacing w:line="240" w:lineRule="auto" w:after="40" w:before="40"/>
              <w:jc w:val="center"/>
              <w:rPr>
                <w:ins w:id="90180" w:author="Claude" w:date="2026-10-07T00:00:00Z"/>
                <w:rFonts w:ascii="Courier New" w:hAnsi="Courier New" w:cs="Courier New"/>
                <w:b/>
                <w:bCs/>
                <w:sz w:val="22"/>
                <w:szCs w:val="22"/>
              </w:rPr>
            </w:pPr>
            <w:ins w:id="90181" w:author="Claude" w:date="2026-10-07T00:00:00Z">
              <w:r>
                <w:rPr>
                  <w:rFonts w:ascii="Courier New" w:hAnsi="Courier New" w:cs="Courier New"/>
                  <w:b/>
                  <w:bCs/>
                  <w:sz w:val="22"/>
                  <w:szCs w:val="22"/>
                </w:rPr>
                <w:t xml:space="preserve">Year level</w:t>
              </w:r>
            </w:ins>
          </w:p>
        </w:tc>
        <w:tc>
          <w:tcPr>
            <w:tcW w:w="5232" w:type="dxa"/>
          </w:tcPr>
          <w:p>
            <w:pPr>
              <w:spacing w:line="240" w:lineRule="auto" w:after="40" w:before="40"/>
              <w:jc w:val="center"/>
              <w:rPr>
                <w:ins w:id="90182" w:author="Claude" w:date="2026-10-07T00:00:00Z"/>
                <w:rFonts w:ascii="Courier New" w:hAnsi="Courier New" w:cs="Courier New"/>
                <w:b/>
                <w:bCs/>
                <w:sz w:val="22"/>
                <w:szCs w:val="22"/>
              </w:rPr>
            </w:pPr>
            <w:ins w:id="90183" w:author="Claude" w:date="2026-10-07T00:00:00Z">
              <w:r>
                <w:rPr>
                  <w:rFonts w:ascii="Courier New" w:hAnsi="Courier New" w:cs="Courier New"/>
                  <w:b/>
                  <w:bCs/>
                  <w:sz w:val="22"/>
                  <w:szCs w:val="22"/>
                </w:rPr>
                <w:t xml:space="preserve">Share of the curriculum's units passed</w:t>
              </w:r>
            </w:ins>
          </w:p>
        </w:tc>
      </w:tr>
      <w:tr>
        <w:trPr>
          <w:cantSplit/>
          <w:ins w:id="90184" w:author="Claude" w:date="2026-10-07T00:00:00Z"/>
        </w:trPr>
        <w:tc>
          <w:tcPr>
            <w:tcW w:w="3400" w:type="dxa"/>
          </w:tcPr>
          <w:p>
            <w:pPr>
              <w:spacing w:line="240" w:lineRule="auto" w:after="40" w:before="40"/>
              <w:jc w:val="left"/>
              <w:rPr>
                <w:ins w:id="90185" w:author="Claude" w:date="2026-10-07T00:00:00Z"/>
                <w:rFonts w:ascii="Courier New" w:hAnsi="Courier New" w:cs="Courier New"/>
                <w:sz w:val="22"/>
                <w:szCs w:val="22"/>
              </w:rPr>
            </w:pPr>
            <w:ins w:id="90186" w:author="Claude" w:date="2026-10-07T00:00:00Z">
              <w:r>
                <w:rPr>
                  <w:rFonts w:ascii="Courier New" w:hAnsi="Courier New" w:cs="Courier New"/>
                  <w:sz w:val="22"/>
                  <w:szCs w:val="22"/>
                </w:rPr>
                <w:t xml:space="preserve">1st year (Freshman)</w:t>
              </w:r>
            </w:ins>
          </w:p>
        </w:tc>
        <w:tc>
          <w:tcPr>
            <w:tcW w:w="5232" w:type="dxa"/>
          </w:tcPr>
          <w:p>
            <w:pPr>
              <w:spacing w:line="240" w:lineRule="auto" w:after="40" w:before="40"/>
              <w:jc w:val="left"/>
              <w:rPr>
                <w:ins w:id="90187" w:author="Claude" w:date="2026-10-07T00:00:00Z"/>
                <w:rFonts w:ascii="Courier New" w:hAnsi="Courier New" w:cs="Courier New"/>
                <w:sz w:val="22"/>
                <w:szCs w:val="22"/>
              </w:rPr>
            </w:pPr>
            <w:ins w:id="90188" w:author="Claude" w:date="2026-10-07T00:00:00Z">
              <w:r>
                <w:rPr>
                  <w:rFonts w:ascii="Courier New" w:hAnsi="Courier New" w:cs="Courier New"/>
                  <w:sz w:val="22"/>
                  <w:szCs w:val="22"/>
                </w:rPr>
                <w:t xml:space="preserve">Less than 25%</w:t>
              </w:r>
            </w:ins>
          </w:p>
        </w:tc>
      </w:tr>
      <w:tr>
        <w:trPr>
          <w:cantSplit/>
          <w:ins w:id="90189" w:author="Claude" w:date="2026-10-07T00:00:00Z"/>
        </w:trPr>
        <w:tc>
          <w:tcPr>
            <w:tcW w:w="3400" w:type="dxa"/>
          </w:tcPr>
          <w:p>
            <w:pPr>
              <w:spacing w:line="240" w:lineRule="auto" w:after="40" w:before="40"/>
              <w:jc w:val="left"/>
              <w:rPr>
                <w:ins w:id="90190" w:author="Claude" w:date="2026-10-07T00:00:00Z"/>
                <w:rFonts w:ascii="Courier New" w:hAnsi="Courier New" w:cs="Courier New"/>
                <w:sz w:val="22"/>
                <w:szCs w:val="22"/>
              </w:rPr>
            </w:pPr>
            <w:ins w:id="90191" w:author="Claude" w:date="2026-10-07T00:00:00Z">
              <w:r>
                <w:rPr>
                  <w:rFonts w:ascii="Courier New" w:hAnsi="Courier New" w:cs="Courier New"/>
                  <w:sz w:val="22"/>
                  <w:szCs w:val="22"/>
                </w:rPr>
                <w:t xml:space="preserve">2nd year (Sophomore)</w:t>
              </w:r>
            </w:ins>
          </w:p>
        </w:tc>
        <w:tc>
          <w:tcPr>
            <w:tcW w:w="5232" w:type="dxa"/>
          </w:tcPr>
          <w:p>
            <w:pPr>
              <w:spacing w:line="240" w:lineRule="auto" w:after="40" w:before="40"/>
              <w:jc w:val="left"/>
              <w:rPr>
                <w:ins w:id="90192" w:author="Claude" w:date="2026-10-07T00:00:00Z"/>
                <w:rFonts w:ascii="Courier New" w:hAnsi="Courier New" w:cs="Courier New"/>
                <w:sz w:val="22"/>
                <w:szCs w:val="22"/>
              </w:rPr>
            </w:pPr>
            <w:ins w:id="90193" w:author="Claude" w:date="2026-10-07T00:00:00Z">
              <w:r>
                <w:rPr>
                  <w:rFonts w:ascii="Courier New" w:hAnsi="Courier New" w:cs="Courier New"/>
                  <w:sz w:val="22"/>
                  <w:szCs w:val="22"/>
                </w:rPr>
                <w:t xml:space="preserve">25% to 50%</w:t>
              </w:r>
            </w:ins>
          </w:p>
        </w:tc>
      </w:tr>
      <w:tr>
        <w:trPr>
          <w:cantSplit/>
          <w:ins w:id="90194" w:author="Claude" w:date="2026-10-07T00:00:00Z"/>
        </w:trPr>
        <w:tc>
          <w:tcPr>
            <w:tcW w:w="3400" w:type="dxa"/>
          </w:tcPr>
          <w:p>
            <w:pPr>
              <w:spacing w:line="240" w:lineRule="auto" w:after="40" w:before="40"/>
              <w:jc w:val="left"/>
              <w:rPr>
                <w:ins w:id="90195" w:author="Claude" w:date="2026-10-07T00:00:00Z"/>
                <w:rFonts w:ascii="Courier New" w:hAnsi="Courier New" w:cs="Courier New"/>
                <w:sz w:val="22"/>
                <w:szCs w:val="22"/>
              </w:rPr>
            </w:pPr>
            <w:ins w:id="90196" w:author="Claude" w:date="2026-10-07T00:00:00Z">
              <w:r>
                <w:rPr>
                  <w:rFonts w:ascii="Courier New" w:hAnsi="Courier New" w:cs="Courier New"/>
                  <w:sz w:val="22"/>
                  <w:szCs w:val="22"/>
                </w:rPr>
                <w:t xml:space="preserve">3rd year (Junior)</w:t>
              </w:r>
            </w:ins>
          </w:p>
        </w:tc>
        <w:tc>
          <w:tcPr>
            <w:tcW w:w="5232" w:type="dxa"/>
          </w:tcPr>
          <w:p>
            <w:pPr>
              <w:spacing w:line="240" w:lineRule="auto" w:after="40" w:before="40"/>
              <w:jc w:val="left"/>
              <w:rPr>
                <w:ins w:id="90197" w:author="Claude" w:date="2026-10-07T00:00:00Z"/>
                <w:rFonts w:ascii="Courier New" w:hAnsi="Courier New" w:cs="Courier New"/>
                <w:sz w:val="22"/>
                <w:szCs w:val="22"/>
              </w:rPr>
            </w:pPr>
            <w:ins w:id="90198" w:author="Claude" w:date="2026-10-07T00:00:00Z">
              <w:r>
                <w:rPr>
                  <w:rFonts w:ascii="Courier New" w:hAnsi="Courier New" w:cs="Courier New"/>
                  <w:sz w:val="22"/>
                  <w:szCs w:val="22"/>
                </w:rPr>
                <w:t xml:space="preserve">More than 50% (exactly 50% stays 2nd year)</w:t>
              </w:r>
            </w:ins>
          </w:p>
        </w:tc>
      </w:tr>
      <w:tr>
        <w:trPr>
          <w:cantSplit/>
          <w:ins w:id="90199" w:author="Claude" w:date="2026-10-07T00:00:00Z"/>
        </w:trPr>
        <w:tc>
          <w:tcPr>
            <w:tcW w:w="3400" w:type="dxa"/>
          </w:tcPr>
          <w:p>
            <w:pPr>
              <w:spacing w:line="240" w:lineRule="auto" w:after="40" w:before="40"/>
              <w:jc w:val="left"/>
              <w:rPr>
                <w:ins w:id="90200" w:author="Claude" w:date="2026-10-07T00:00:00Z"/>
                <w:rFonts w:ascii="Courier New" w:hAnsi="Courier New" w:cs="Courier New"/>
                <w:sz w:val="22"/>
                <w:szCs w:val="22"/>
              </w:rPr>
            </w:pPr>
            <w:ins w:id="90201" w:author="Claude" w:date="2026-10-07T00:00:00Z">
              <w:r>
                <w:rPr>
                  <w:rFonts w:ascii="Courier New" w:hAnsi="Courier New" w:cs="Courier New"/>
                  <w:sz w:val="22"/>
                  <w:szCs w:val="22"/>
                </w:rPr>
                <w:t xml:space="preserve">4th year (Senior)</w:t>
              </w:r>
            </w:ins>
          </w:p>
        </w:tc>
        <w:tc>
          <w:tcPr>
            <w:tcW w:w="5232" w:type="dxa"/>
          </w:tcPr>
          <w:p>
            <w:pPr>
              <w:spacing w:line="240" w:lineRule="auto" w:after="40" w:before="40"/>
              <w:jc w:val="left"/>
              <w:rPr>
                <w:ins w:id="90202" w:author="Claude" w:date="2026-10-07T00:00:00Z"/>
                <w:rFonts w:ascii="Courier New" w:hAnsi="Courier New" w:cs="Courier New"/>
                <w:sz w:val="22"/>
                <w:szCs w:val="22"/>
              </w:rPr>
            </w:pPr>
            <w:ins w:id="90203" w:author="Claude" w:date="2026-10-07T00:00:00Z">
              <w:r>
                <w:rPr>
                  <w:rFonts w:ascii="Courier New" w:hAnsi="Courier New" w:cs="Courier New"/>
                  <w:sz w:val="22"/>
                  <w:szCs w:val="22"/>
                </w:rPr>
                <w:t xml:space="preserve">75% or more</w:t>
              </w:r>
            </w:ins>
          </w:p>
        </w:tc>
      </w:tr>
    </w:tbl>
    <w:p>
      <w:pPr>
        <w:spacing w:line="480" w:lineRule="auto"/>
        <w:jc w:val="center"/>
        <w:rPr>
          <w:ins w:id="90204" w:author="Claude" w:date="2026-10-07T00:00:00Z"/>
          <w:rFonts w:ascii="Courier New" w:hAnsi="Courier New" w:cs="Courier New"/>
          <w:b/>
          <w:bCs/>
          <w:sz w:val="24"/>
          <w:szCs w:val="24"/>
        </w:rPr>
      </w:pPr>
      <w:ins w:id="90205" w:author="Claude" w:date="2026-10-07T00:00:00Z">
        <w:r>
          <w:rPr>
            <w:rFonts w:ascii="Courier New" w:hAnsi="Courier New" w:cs="Courier New"/>
            <w:b/>
            <w:bCs/>
            <w:sz w:val="24"/>
            <w:szCs w:val="24"/>
          </w:rPr>
          <w:t xml:space="preserve">Table 4.2</w:t>
        </w:r>
      </w:ins>
    </w:p>
    <w:p>
      <w:pPr>
        <w:spacing w:line="480" w:lineRule="auto"/>
        <w:ind w:firstLine="720"/>
        <w:jc w:val="both"/>
        <w:rPr>
          <w:ins w:id="90206" w:author="Claude" w:date="2026-10-07T00:00:00Z"/>
          <w:rFonts w:ascii="Courier New" w:hAnsi="Courier New" w:cs="Courier New"/>
          <w:sz w:val="24"/>
          <w:szCs w:val="24"/>
        </w:rPr>
      </w:pPr>
      <w:ins w:id="90207" w:author="Claude" w:date="2026-10-07T00:00:00Z">
        <w:r>
          <w:rPr>
            <w:rFonts w:ascii="Courier New" w:hAnsi="Courier New" w:cs="Courier New"/>
            <w:b/>
            <w:bCs/>
            <w:sz w:val="24"/>
            <w:szCs w:val="24"/>
          </w:rPr>
          <w:t xml:space="preserve">Year standing.</w:t>
        </w:r>
        <w:r>
          <w:rPr>
            <w:rFonts w:ascii="Courier New" w:hAnsi="Courier New" w:cs="Courier New"/>
            <w:sz w:val="24"/>
            <w:szCs w:val="24"/>
          </w:rPr>
          <w:t xml:space="preserve"> A year-standing requirement (e.g., "Third year standing") is met by being on that year level. For a subject already taken, the engine uses the student's year level going into that term, counting only what was passed before it. When nothing was recorded for that term and the grades alone do not show the standing, for example because older grades have not been encoded yet, the subject is marked "Year standing: please verify" (in amber) instead of being flagged as a violation.</w:t>
        </w:r>
      </w:ins>
    </w:p>
    <w:p>
      <w:pPr>
        <w:spacing w:line="480" w:lineRule="auto"/>
        <w:ind w:firstLine="720"/>
        <w:jc w:val="both"/>
        <w:rPr>
          <w:ins w:id="90208" w:author="Claude" w:date="2026-10-07T00:00:00Z"/>
          <w:rFonts w:ascii="Courier New" w:hAnsi="Courier New" w:cs="Courier New"/>
          <w:sz w:val="24"/>
          <w:szCs w:val="24"/>
        </w:rPr>
      </w:pPr>
      <w:ins w:id="90209" w:author="Claude" w:date="2026-10-07T00:00:00Z">
        <w:r>
          <w:rPr>
            <w:rFonts w:ascii="Courier New" w:hAnsi="Courier New" w:cs="Courier New"/>
            <w:b/>
            <w:bCs/>
            <w:sz w:val="24"/>
            <w:szCs w:val="24"/>
          </w:rPr>
          <w:t xml:space="preserve">Regular and irregular students.</w:t>
        </w:r>
        <w:r>
          <w:rPr>
            <w:rFonts w:ascii="Courier New" w:hAnsi="Courier New" w:cs="Courier New"/>
            <w:sz w:val="24"/>
            <w:szCs w:val="24"/>
          </w:rPr>
          <w:t xml:space="preserve"> Per the Operations Manual, a student is regular when enrolled in the full prescribed load for the current semester, and irregular when enrolled in less; the missing subjects are listed. The prescribed load is taken to be the curriculum's subjects for the student's year level and the current semester, not counting subjects already passed in an earlier term, and back subjects taken on top of a full load do not make a student irregular. Enrollment is known from the grades (or "in progress" records) of the current semester; with nothing recorded, the status is "Not determined" and the student is not counted either way.</w:t>
        </w:r>
      </w:ins>
    </w:p>
    <w:p>
      <w:pPr>
        <w:spacing w:line="480" w:lineRule="auto"/>
        <w:ind w:firstLine="720"/>
        <w:jc w:val="both"/>
        <w:rPr>
          <w:ins w:id="90210" w:author="Claude" w:date="2026-10-07T00:00:00Z"/>
          <w:rFonts w:ascii="Courier New" w:hAnsi="Courier New" w:cs="Courier New"/>
          <w:sz w:val="24"/>
          <w:szCs w:val="24"/>
        </w:rPr>
      </w:pPr>
      <w:ins w:id="90211" w:author="Claude" w:date="2026-10-07T00:00:00Z">
        <w:r>
          <w:rPr>
            <w:rFonts w:ascii="Courier New" w:hAnsi="Courier New" w:cs="Courier New"/>
            <w:b/>
            <w:bCs/>
            <w:sz w:val="24"/>
            <w:szCs w:val="24"/>
          </w:rPr>
          <w:t xml:space="preserve">Grade entry.</w:t>
        </w:r>
        <w:r>
          <w:rPr>
            <w:rFonts w:ascii="Courier New" w:hAnsi="Courier New" w:cs="Courier New"/>
            <w:sz w:val="24"/>
            <w:szCs w:val="24"/>
          </w:rPr>
          <w:t xml:space="preserve"> Grades are entered per term for the subjects of a chosen curriculum year and semester, starting on the current semester. Only valid KSU grades are accepted: 1.0, 1.25, 1.5, 1.75, 2.0, 2.25, 2.5, 2.75 and 3.0 (passing), 5.0 (failing), and INC. Only changed grades are saved, and changing an existing grade is treated as a correction that asks for confirmation. A final grade for an INC keeps the subject in the term it was taken and records the term in which the INC was resolved (shown as "INC → 25-1"). Since only the latest attempt of a subject is kept as the student's record, a grade from an earlier term than the recorded one is refused unless the chairperson confirms that it corrects a wrongly entered term. After saving, a message names any subject that has just become a violation, and every grade ever entered is kept in the student's grade logbook together with who entered it and when.</w:t>
        </w:r>
      </w:ins>
    </w:p>
    <w:p>
      <w:pPr>
        <w:spacing w:line="480" w:lineRule="auto"/>
        <w:ind w:firstLine="720"/>
        <w:jc w:val="both"/>
        <w:rPr>
          <w:ins w:id="90212" w:author="Claude" w:date="2026-10-07T00:00:00Z"/>
          <w:rFonts w:ascii="Courier New" w:hAnsi="Courier New" w:cs="Courier New"/>
          <w:sz w:val="24"/>
          <w:szCs w:val="24"/>
        </w:rPr>
      </w:pPr>
      <w:ins w:id="90213" w:author="Claude" w:date="2026-10-07T00:00:00Z">
        <w:r>
          <w:rPr>
            <w:rFonts w:ascii="Courier New" w:hAnsi="Courier New" w:cs="Courier New"/>
            <w:b/>
            <w:bCs/>
            <w:sz w:val="24"/>
            <w:szCs w:val="24"/>
          </w:rPr>
          <w:t xml:space="preserve">Curriculum management.</w:t>
        </w:r>
        <w:r>
          <w:rPr>
            <w:rFonts w:ascii="Courier New" w:hAnsi="Courier New" w:cs="Courier New"/>
            <w:sz w:val="24"/>
            <w:szCs w:val="24"/>
          </w:rPr>
          <w:t xml:space="preserve"> Each program keeps curriculum versions by effective year (e.g., BSCpE 2019 and 2023), and a new version can copy an existing one. Each subject has a code, title, units, year level and semester (including midyear), and its requirements. Curricula can be imported from a CSV or .xls file with a preview of what will be added, changed or removed before saving, exported to CSV or PDF, and every change is kept in a per-version change history showing who changed what, and when.</w:t>
        </w:r>
      </w:ins>
    </w:p>
    <w:p w14:paraId="448221FB" w14:textId="77777777" w:rsidR="005D7A48" w:rsidRDefault="00000000">
      <w:pPr>
        <w:spacing w:line="480" w:lineRule="auto"/>
        <w:ind w:firstLine="720"/>
        <w:jc w:val="both"/>
        <w:rPr>
          <w:rFonts w:ascii="Courier New" w:hAnsi="Courier New" w:cs="Courier New"/>
          <w:sz w:val="24"/>
          <w:szCs w:val="24"/>
        </w:rPr>
      </w:pPr>
      <w:del w:id="90214" w:author="Claude" w:date="2026-10-07T00:00:00Z">
        <w:r>
          <w:rPr>
            <w:rFonts w:ascii="Courier New" w:hAnsi="Courier New" w:cs="Courier New"/>
            <w:b/>
            <w:bCs/>
            <w:sz w:val="24"/>
            <w:szCs w:val="24"/>
          </w:rPr>
          <w:delText xml:space="preserve">MIS Data Synchronization and Manual Import Fail-Safe. </w:delText>
        </w:r>
      </w:del>
      <w:del w:id="90215" w:author="Claude" w:date="2026-10-07T00:00:00Z">
        <w:r>
          <w:rPr>
            <w:rFonts w:ascii="Courier New" w:hAnsi="Courier New" w:cs="Courier New"/>
            <w:sz w:val="24"/>
            <w:szCs w:val="24"/>
          </w:rPr>
          <w:delText xml:space="preserve">Auditrix pulls student records directly from the university MIS through a synchronization module, removing the Chairperson's manual data entry and cross-referencing. A Manual Data Import Utility (CSV/Excel) is designed as a dual-layer fail-safe for continuing the audit process during central MIS downtime; mass student registration through this utility is currently on hold pending validation against an actual KSU class list export to confirm its field format.</w:delText>
        </w:r>
      </w:del>
      <w:ins w:id="90216" w:author="Claude" w:date="2026-10-07T00:00:00Z">
        <w:r>
          <w:rPr>
            <w:rFonts w:ascii="Courier New" w:hAnsi="Courier New" w:cs="Courier New"/>
            <w:b/>
            <w:bCs/>
            <w:sz w:val="24"/>
            <w:szCs w:val="24"/>
          </w:rPr>
          <w:t xml:space="preserve">Students and student movements.</w:t>
        </w:r>
      </w:ins>
      <w:ins w:id="90217" w:author="Claude" w:date="2026-10-07T00:00:00Z">
        <w:r>
          <w:rPr>
            <w:rFonts w:ascii="Courier New" w:hAnsi="Courier New" w:cs="Courier New"/>
            <w:sz w:val="24"/>
            <w:szCs w:val="24"/>
          </w:rPr>
          <w:t xml:space="preserve"> Students are registered one at a time or imported from a CSV or .xls file, either the system's template or the student list produced by the KSU-MIS "Export to Excel" function, and ID numbers are checked against the KSU format (e.g., 24-113792). When a student shifts, the releasing chairperson files a shift request and the receiving program's chairperson accepts the student into one of their curriculum versions. Transfers in and out and drops are recorded as well, and every movement is kept in the student's history.</w:t>
        </w:r>
      </w:ins>
    </w:p>
    <w:p w14:paraId="4F5E64BD" w14:textId="77777777" w:rsidR="005D7A48" w:rsidRDefault="00000000">
      <w:pPr>
        <w:spacing w:line="480" w:lineRule="auto"/>
        <w:ind w:firstLine="720"/>
        <w:jc w:val="both"/>
        <w:rPr>
          <w:rFonts w:ascii="Courier New" w:hAnsi="Courier New" w:cs="Courier New"/>
          <w:sz w:val="24"/>
          <w:szCs w:val="24"/>
        </w:rPr>
      </w:pPr>
      <w:del w:id="90218" w:author="Claude" w:date="2026-10-07T00:00:00Z">
        <w:r>
          <w:rPr>
            <w:rFonts w:ascii="Courier New" w:hAnsi="Courier New" w:cs="Courier New"/>
            <w:b/>
            <w:bCs/>
            <w:sz w:val="24"/>
            <w:szCs w:val="24"/>
          </w:rPr>
          <w:delText xml:space="preserve">Automated Analytics Dashboard and Alerts. </w:delText>
        </w:r>
      </w:del>
      <w:del w:id="90219" w:author="Claude" w:date="2026-10-07T00:00:00Z">
        <w:r>
          <w:rPr>
            <w:rFonts w:ascii="Courier New" w:hAnsi="Courier New" w:cs="Courier New"/>
            <w:sz w:val="24"/>
            <w:szCs w:val="24"/>
          </w:rPr>
          <w:delText xml:space="preserve">The Command Center dashboard gives real-time, college-wide visibility into student progression. It includes a graduation monitoring feature that calculates the percentage of students graduating on time by cross-referencing residency years against curriculum requirements, and tracks the percentage of students who shifted programs, transferred, or dropped out. An automated alert mechanism flags "Incomplete" grades and issues lapse warnings for students approaching residency limits.</w:delText>
        </w:r>
      </w:del>
      <w:ins w:id="90220" w:author="Claude" w:date="2026-10-07T00:00:00Z">
        <w:r>
          <w:rPr>
            <w:rFonts w:ascii="Courier New" w:hAnsi="Courier New" w:cs="Courier New"/>
            <w:b/>
            <w:bCs/>
            <w:sz w:val="24"/>
            <w:szCs w:val="24"/>
          </w:rPr>
          <w:t xml:space="preserve">Dashboard.</w:t>
        </w:r>
      </w:ins>
      <w:ins w:id="90221" w:author="Claude" w:date="2026-10-07T00:00:00Z">
        <w:r>
          <w:rPr>
            <w:rFonts w:ascii="Courier New" w:hAnsi="Courier New" w:cs="Courier New"/>
            <w:sz w:val="24"/>
            <w:szCs w:val="24"/>
          </w:rPr>
          <w:t xml:space="preserve"> The dashboard shows, per program, the total number of students, the regular and irregular students (and how many are not yet determined), the students with violations, the students by year level from Freshman to Senior, the curriculum versions, the number of shifts, transfers and drops, and the most recent movements. The Dean sees every program in the college and sets the current semester from the dashboard.</w:t>
        </w:r>
      </w:ins>
    </w:p>
    <w:p w14:paraId="734B763B" w14:textId="77777777" w:rsidR="005D7A48" w:rsidRDefault="00000000">
      <w:pPr>
        <w:spacing w:line="480" w:lineRule="auto"/>
        <w:ind w:firstLine="720"/>
        <w:jc w:val="both"/>
        <w:rPr>
          <w:rFonts w:ascii="Courier New" w:hAnsi="Courier New" w:cs="Courier New"/>
          <w:sz w:val="24"/>
          <w:szCs w:val="24"/>
        </w:rPr>
      </w:pPr>
      <w:del w:id="90222" w:author="Claude" w:date="2026-10-07T00:00:00Z">
        <w:r>
          <w:rPr>
            <w:rFonts w:ascii="Courier New" w:hAnsi="Courier New" w:cs="Courier New"/>
            <w:b/>
            <w:bCs/>
            <w:sz w:val="24"/>
            <w:szCs w:val="24"/>
          </w:rPr>
          <w:delText xml:space="preserve">Access control and data scoping. </w:delText>
        </w:r>
      </w:del>
      <w:del w:id="90223" w:author="Claude" w:date="2026-10-07T00:00:00Z">
        <w:r>
          <w:rPr>
            <w:rFonts w:ascii="Courier New" w:hAnsi="Courier New" w:cs="Courier New"/>
            <w:sz w:val="24"/>
            <w:szCs w:val="24"/>
          </w:rPr>
          <w:delText xml:space="preserve">Supabase RLS scopes visibility by role: Program Chairpersons see only students within their own program, while Deans have college-wide visibility — supporting their use of the analytics dashboard as evidence during AACCUP accreditation and CHED monitoring visits.</w:delText>
        </w:r>
      </w:del>
      <w:ins w:id="90224" w:author="Claude" w:date="2026-10-07T00:00:00Z">
        <w:r>
          <w:rPr>
            <w:rFonts w:ascii="Courier New" w:hAnsi="Courier New" w:cs="Courier New"/>
            <w:b/>
            <w:bCs/>
            <w:sz w:val="24"/>
            <w:szCs w:val="24"/>
          </w:rPr>
          <w:t xml:space="preserve">Access control and data scoping.</w:t>
        </w:r>
      </w:ins>
      <w:ins w:id="90225" w:author="Claude" w:date="2026-10-07T00:00:00Z">
        <w:r>
          <w:rPr>
            <w:rFonts w:ascii="Courier New" w:hAnsi="Courier New" w:cs="Courier New"/>
            <w:sz w:val="24"/>
            <w:szCs w:val="24"/>
          </w:rPr>
          <w:t xml:space="preserve"> Supabase RLS scopes visibility by role: Program Chairpersons see only the data of their own program, while Deans see their whole college. Operations that must all succeed together, such as creating a program with its chairperson account, replacing a chairperson, or accepting a shifting student, run as single database transactions. A new chairperson receives a temporary password from the Dean and must choose their own at first login, guided by a checklist that ticks each password rule as it is met, and actions that are hard to undo, such as dropping a student or saving grades, ask for confirmation first.</w:t>
        </w:r>
      </w:ins>
    </w:p>
    <w:p>
      <w:pPr>
        <w:spacing w:line="480" w:lineRule="auto"/>
        <w:jc w:val="both"/>
        <w:rPr>
          <w:ins w:id="90226" w:author="Claude" w:date="2026-10-07T00:00:00Z"/>
          <w:rFonts w:ascii="Courier New" w:hAnsi="Courier New" w:cs="Courier New"/>
          <w:b/>
          <w:bCs/>
          <w:sz w:val="24"/>
          <w:szCs w:val="24"/>
        </w:rPr>
      </w:pPr>
      <w:ins w:id="90227" w:author="Claude" w:date="2026-10-07T00:00:00Z">
        <w:r>
          <w:rPr>
            <w:rFonts w:ascii="Courier New" w:hAnsi="Courier New" w:cs="Courier New"/>
            <w:b/>
            <w:bCs/>
            <w:sz w:val="24"/>
            <w:szCs w:val="24"/>
          </w:rPr>
          <w:t xml:space="preserve">Decisions Made with the Adviser</w:t>
        </w:r>
      </w:ins>
    </w:p>
    <w:p>
      <w:pPr>
        <w:spacing w:line="480" w:lineRule="auto"/>
        <w:ind w:firstLine="720"/>
        <w:jc w:val="both"/>
        <w:rPr>
          <w:ins w:id="90228" w:author="Claude" w:date="2026-10-07T00:00:00Z"/>
          <w:rFonts w:ascii="Courier New" w:hAnsi="Courier New" w:cs="Courier New"/>
          <w:sz w:val="24"/>
          <w:szCs w:val="24"/>
        </w:rPr>
      </w:pPr>
      <w:ins w:id="90229" w:author="Claude" w:date="2026-10-07T00:00:00Z">
        <w:r>
          <w:rPr>
            <w:rFonts w:ascii="Courier New" w:hAnsi="Courier New" w:cs="Courier New"/>
            <w:sz w:val="24"/>
            <w:szCs w:val="24"/>
          </w:rPr>
          <w:t xml:space="preserve">Where the university's documents left a rule open, the researchers consulted the adviser, and where a document's text was incomplete, an interpretation was adopted and marked for confirmation. Table 4.3 lists these decisions.</w:t>
        </w:r>
      </w:ins>
    </w:p>
    <w:tbl>
      <w:tblPr>
        <w:tblStyle w:val="TableGrid"/>
        <w:tblW w:w="0" w:type="auto"/>
        <w:tblLook w:val="04A0" w:firstRow="1" w:lastRow="0" w:firstColumn="1" w:lastColumn="0" w:noHBand="0" w:noVBand="1"/>
      </w:tblPr>
      <w:tblGrid>
        <w:gridCol w:w="2600"/>
        <w:gridCol w:w="6032"/>
      </w:tblGrid>
      <w:tr>
        <w:trPr>
          <w:cantSplit/>
          <w:tblHeader/>
          <w:ins w:id="90230" w:author="Claude" w:date="2026-10-07T00:00:00Z"/>
        </w:trPr>
        <w:tc>
          <w:tcPr>
            <w:tcW w:w="2600" w:type="dxa"/>
          </w:tcPr>
          <w:p>
            <w:pPr>
              <w:spacing w:line="240" w:lineRule="auto" w:after="40" w:before="40"/>
              <w:jc w:val="center"/>
              <w:rPr>
                <w:ins w:id="90231" w:author="Claude" w:date="2026-10-07T00:00:00Z"/>
                <w:rFonts w:ascii="Courier New" w:hAnsi="Courier New" w:cs="Courier New"/>
                <w:b/>
                <w:bCs/>
                <w:sz w:val="20"/>
                <w:szCs w:val="20"/>
              </w:rPr>
            </w:pPr>
            <w:ins w:id="90232" w:author="Claude" w:date="2026-10-07T00:00:00Z">
              <w:r>
                <w:rPr>
                  <w:rFonts w:ascii="Courier New" w:hAnsi="Courier New" w:cs="Courier New"/>
                  <w:b/>
                  <w:bCs/>
                  <w:sz w:val="20"/>
                  <w:szCs w:val="20"/>
                </w:rPr>
                <w:t xml:space="preserve">Topic</w:t>
              </w:r>
            </w:ins>
          </w:p>
        </w:tc>
        <w:tc>
          <w:tcPr>
            <w:tcW w:w="6032" w:type="dxa"/>
          </w:tcPr>
          <w:p>
            <w:pPr>
              <w:spacing w:line="240" w:lineRule="auto" w:after="40" w:before="40"/>
              <w:jc w:val="center"/>
              <w:rPr>
                <w:ins w:id="90233" w:author="Claude" w:date="2026-10-07T00:00:00Z"/>
                <w:rFonts w:ascii="Courier New" w:hAnsi="Courier New" w:cs="Courier New"/>
                <w:b/>
                <w:bCs/>
                <w:sz w:val="20"/>
                <w:szCs w:val="20"/>
              </w:rPr>
            </w:pPr>
            <w:ins w:id="90234" w:author="Claude" w:date="2026-10-07T00:00:00Z">
              <w:r>
                <w:rPr>
                  <w:rFonts w:ascii="Courier New" w:hAnsi="Courier New" w:cs="Courier New"/>
                  <w:b/>
                  <w:bCs/>
                  <w:sz w:val="20"/>
                  <w:szCs w:val="20"/>
                </w:rPr>
                <w:t xml:space="preserve">Decision</w:t>
              </w:r>
            </w:ins>
          </w:p>
        </w:tc>
      </w:tr>
      <w:tr>
        <w:trPr>
          <w:cantSplit/>
          <w:ins w:id="90235" w:author="Claude" w:date="2026-10-07T00:00:00Z"/>
        </w:trPr>
        <w:tc>
          <w:tcPr>
            <w:tcW w:w="2600" w:type="dxa"/>
          </w:tcPr>
          <w:p>
            <w:pPr>
              <w:spacing w:line="240" w:lineRule="auto" w:after="40" w:before="40"/>
              <w:jc w:val="left"/>
              <w:rPr>
                <w:ins w:id="90236" w:author="Claude" w:date="2026-10-07T00:00:00Z"/>
                <w:rFonts w:ascii="Courier New" w:hAnsi="Courier New" w:cs="Courier New"/>
                <w:sz w:val="20"/>
                <w:szCs w:val="20"/>
              </w:rPr>
            </w:pPr>
            <w:ins w:id="90237" w:author="Claude" w:date="2026-10-07T00:00:00Z">
              <w:r>
                <w:rPr>
                  <w:rFonts w:ascii="Courier New" w:hAnsi="Courier New" w:cs="Courier New"/>
                  <w:sz w:val="20"/>
                  <w:szCs w:val="20"/>
                </w:rPr>
                <w:t xml:space="preserve">Year level</w:t>
              </w:r>
            </w:ins>
          </w:p>
        </w:tc>
        <w:tc>
          <w:tcPr>
            <w:tcW w:w="6032" w:type="dxa"/>
          </w:tcPr>
          <w:p>
            <w:pPr>
              <w:spacing w:line="240" w:lineRule="auto" w:after="40" w:before="40"/>
              <w:jc w:val="left"/>
              <w:rPr>
                <w:ins w:id="90238" w:author="Claude" w:date="2026-10-07T00:00:00Z"/>
                <w:rFonts w:ascii="Courier New" w:hAnsi="Courier New" w:cs="Courier New"/>
                <w:sz w:val="20"/>
                <w:szCs w:val="20"/>
              </w:rPr>
            </w:pPr>
            <w:ins w:id="90239" w:author="Claude" w:date="2026-10-07T00:00:00Z">
              <w:r>
                <w:rPr>
                  <w:rFonts w:ascii="Courier New" w:hAnsi="Courier New" w:cs="Courier New"/>
                  <w:sz w:val="20"/>
                  <w:szCs w:val="20"/>
                </w:rPr>
                <w:t xml:space="preserve">Updates automatically from what the student has finished; the chairperson can override it for special cases.</w:t>
              </w:r>
            </w:ins>
          </w:p>
        </w:tc>
      </w:tr>
      <w:tr>
        <w:trPr>
          <w:cantSplit/>
          <w:ins w:id="90240" w:author="Claude" w:date="2026-10-07T00:00:00Z"/>
        </w:trPr>
        <w:tc>
          <w:tcPr>
            <w:tcW w:w="2600" w:type="dxa"/>
          </w:tcPr>
          <w:p>
            <w:pPr>
              <w:spacing w:line="240" w:lineRule="auto" w:after="40" w:before="40"/>
              <w:jc w:val="left"/>
              <w:rPr>
                <w:ins w:id="90241" w:author="Claude" w:date="2026-10-07T00:00:00Z"/>
                <w:rFonts w:ascii="Courier New" w:hAnsi="Courier New" w:cs="Courier New"/>
                <w:sz w:val="20"/>
                <w:szCs w:val="20"/>
              </w:rPr>
            </w:pPr>
            <w:ins w:id="90242" w:author="Claude" w:date="2026-10-07T00:00:00Z">
              <w:r>
                <w:rPr>
                  <w:rFonts w:ascii="Courier New" w:hAnsi="Courier New" w:cs="Courier New"/>
                  <w:sz w:val="20"/>
                  <w:szCs w:val="20"/>
                </w:rPr>
                <w:t xml:space="preserve">Year levels</w:t>
              </w:r>
            </w:ins>
          </w:p>
        </w:tc>
        <w:tc>
          <w:tcPr>
            <w:tcW w:w="6032" w:type="dxa"/>
          </w:tcPr>
          <w:p>
            <w:pPr>
              <w:spacing w:line="240" w:lineRule="auto" w:after="40" w:before="40"/>
              <w:jc w:val="left"/>
              <w:rPr>
                <w:ins w:id="90243" w:author="Claude" w:date="2026-10-07T00:00:00Z"/>
                <w:rFonts w:ascii="Courier New" w:hAnsi="Courier New" w:cs="Courier New"/>
                <w:sz w:val="20"/>
                <w:szCs w:val="20"/>
              </w:rPr>
            </w:pPr>
            <w:ins w:id="90244" w:author="Claude" w:date="2026-10-07T00:00:00Z">
              <w:r>
                <w:rPr>
                  <w:rFonts w:ascii="Courier New" w:hAnsi="Courier New" w:cs="Courier New"/>
                  <w:sz w:val="20"/>
                  <w:szCs w:val="20"/>
                </w:rPr>
                <w:t xml:space="preserve">1st to 4th year only (no 5th year).</w:t>
              </w:r>
            </w:ins>
          </w:p>
        </w:tc>
      </w:tr>
      <w:tr>
        <w:trPr>
          <w:cantSplit/>
          <w:ins w:id="90245" w:author="Claude" w:date="2026-10-07T00:00:00Z"/>
        </w:trPr>
        <w:tc>
          <w:tcPr>
            <w:tcW w:w="2600" w:type="dxa"/>
          </w:tcPr>
          <w:p>
            <w:pPr>
              <w:spacing w:line="240" w:lineRule="auto" w:after="40" w:before="40"/>
              <w:jc w:val="left"/>
              <w:rPr>
                <w:ins w:id="90246" w:author="Claude" w:date="2026-10-07T00:00:00Z"/>
                <w:rFonts w:ascii="Courier New" w:hAnsi="Courier New" w:cs="Courier New"/>
                <w:sz w:val="20"/>
                <w:szCs w:val="20"/>
              </w:rPr>
            </w:pPr>
            <w:ins w:id="90247" w:author="Claude" w:date="2026-10-07T00:00:00Z">
              <w:r>
                <w:rPr>
                  <w:rFonts w:ascii="Courier New" w:hAnsi="Courier New" w:cs="Courier New"/>
                  <w:sz w:val="20"/>
                  <w:szCs w:val="20"/>
                </w:rPr>
                <w:t xml:space="preserve">INC</w:t>
              </w:r>
            </w:ins>
          </w:p>
        </w:tc>
        <w:tc>
          <w:tcPr>
            <w:tcW w:w="6032" w:type="dxa"/>
          </w:tcPr>
          <w:p>
            <w:pPr>
              <w:spacing w:line="240" w:lineRule="auto" w:after="40" w:before="40"/>
              <w:jc w:val="left"/>
              <w:rPr>
                <w:ins w:id="90248" w:author="Claude" w:date="2026-10-07T00:00:00Z"/>
                <w:rFonts w:ascii="Courier New" w:hAnsi="Courier New" w:cs="Courier New"/>
                <w:sz w:val="20"/>
                <w:szCs w:val="20"/>
              </w:rPr>
            </w:pPr>
            <w:ins w:id="90249" w:author="Claude" w:date="2026-10-07T00:00:00Z">
              <w:r>
                <w:rPr>
                  <w:rFonts w:ascii="Courier New" w:hAnsi="Courier New" w:cs="Courier New"/>
                  <w:sz w:val="20"/>
                  <w:szCs w:val="20"/>
                </w:rPr>
                <w:t xml:space="preserve">No automatic lapse to 5.0; the chairperson sets INC and later enters the final grade.</w:t>
              </w:r>
            </w:ins>
          </w:p>
        </w:tc>
      </w:tr>
      <w:tr>
        <w:trPr>
          <w:cantSplit/>
          <w:ins w:id="90250" w:author="Claude" w:date="2026-10-07T00:00:00Z"/>
        </w:trPr>
        <w:tc>
          <w:tcPr>
            <w:tcW w:w="2600" w:type="dxa"/>
          </w:tcPr>
          <w:p>
            <w:pPr>
              <w:spacing w:line="240" w:lineRule="auto" w:after="40" w:before="40"/>
              <w:jc w:val="left"/>
              <w:rPr>
                <w:ins w:id="90251" w:author="Claude" w:date="2026-10-07T00:00:00Z"/>
                <w:rFonts w:ascii="Courier New" w:hAnsi="Courier New" w:cs="Courier New"/>
                <w:sz w:val="20"/>
                <w:szCs w:val="20"/>
              </w:rPr>
            </w:pPr>
            <w:ins w:id="90252" w:author="Claude" w:date="2026-10-07T00:00:00Z">
              <w:r>
                <w:rPr>
                  <w:rFonts w:ascii="Courier New" w:hAnsi="Courier New" w:cs="Courier New"/>
                  <w:sz w:val="20"/>
                  <w:szCs w:val="20"/>
                </w:rPr>
                <w:t xml:space="preserve">Co-requisites</w:t>
              </w:r>
            </w:ins>
          </w:p>
        </w:tc>
        <w:tc>
          <w:tcPr>
            <w:tcW w:w="6032" w:type="dxa"/>
          </w:tcPr>
          <w:p>
            <w:pPr>
              <w:spacing w:line="240" w:lineRule="auto" w:after="40" w:before="40"/>
              <w:jc w:val="left"/>
              <w:rPr>
                <w:ins w:id="90253" w:author="Claude" w:date="2026-10-07T00:00:00Z"/>
                <w:rFonts w:ascii="Courier New" w:hAnsi="Courier New" w:cs="Courier New"/>
                <w:sz w:val="20"/>
                <w:szCs w:val="20"/>
              </w:rPr>
            </w:pPr>
            <w:ins w:id="90254" w:author="Claude" w:date="2026-10-07T00:00:00Z">
              <w:r>
                <w:rPr>
                  <w:rFonts w:ascii="Courier New" w:hAnsi="Courier New" w:cs="Courier New"/>
                  <w:sz w:val="20"/>
                  <w:szCs w:val="20"/>
                </w:rPr>
                <w:t xml:space="preserve">Must be passed together; if one is failed, both are retaken.</w:t>
              </w:r>
            </w:ins>
          </w:p>
        </w:tc>
      </w:tr>
      <w:tr>
        <w:trPr>
          <w:cantSplit/>
          <w:ins w:id="90255" w:author="Claude" w:date="2026-10-07T00:00:00Z"/>
        </w:trPr>
        <w:tc>
          <w:tcPr>
            <w:tcW w:w="2600" w:type="dxa"/>
          </w:tcPr>
          <w:p>
            <w:pPr>
              <w:spacing w:line="240" w:lineRule="auto" w:after="40" w:before="40"/>
              <w:jc w:val="left"/>
              <w:rPr>
                <w:ins w:id="90256" w:author="Claude" w:date="2026-10-07T00:00:00Z"/>
                <w:rFonts w:ascii="Courier New" w:hAnsi="Courier New" w:cs="Courier New"/>
                <w:sz w:val="20"/>
                <w:szCs w:val="20"/>
              </w:rPr>
            </w:pPr>
            <w:ins w:id="90257" w:author="Claude" w:date="2026-10-07T00:00:00Z">
              <w:r>
                <w:rPr>
                  <w:rFonts w:ascii="Courier New" w:hAnsi="Courier New" w:cs="Courier New"/>
                  <w:sz w:val="20"/>
                  <w:szCs w:val="20"/>
                </w:rPr>
                <w:t xml:space="preserve">Current semester</w:t>
              </w:r>
            </w:ins>
          </w:p>
        </w:tc>
        <w:tc>
          <w:tcPr>
            <w:tcW w:w="6032" w:type="dxa"/>
          </w:tcPr>
          <w:p>
            <w:pPr>
              <w:spacing w:line="240" w:lineRule="auto" w:after="40" w:before="40"/>
              <w:jc w:val="left"/>
              <w:rPr>
                <w:ins w:id="90258" w:author="Claude" w:date="2026-10-07T00:00:00Z"/>
                <w:rFonts w:ascii="Courier New" w:hAnsi="Courier New" w:cs="Courier New"/>
                <w:sz w:val="20"/>
                <w:szCs w:val="20"/>
              </w:rPr>
            </w:pPr>
            <w:ins w:id="90259" w:author="Claude" w:date="2026-10-07T00:00:00Z">
              <w:r>
                <w:rPr>
                  <w:rFonts w:ascii="Courier New" w:hAnsi="Courier New" w:cs="Courier New"/>
                  <w:sz w:val="20"/>
                  <w:szCs w:val="20"/>
                </w:rPr>
                <w:t xml:space="preserve">Set by the Dean for the whole college.</w:t>
              </w:r>
            </w:ins>
          </w:p>
        </w:tc>
      </w:tr>
      <w:tr>
        <w:trPr>
          <w:cantSplit/>
          <w:ins w:id="90260" w:author="Claude" w:date="2026-10-07T00:00:00Z"/>
        </w:trPr>
        <w:tc>
          <w:tcPr>
            <w:tcW w:w="2600" w:type="dxa"/>
          </w:tcPr>
          <w:p>
            <w:pPr>
              <w:spacing w:line="240" w:lineRule="auto" w:after="40" w:before="40"/>
              <w:jc w:val="left"/>
              <w:rPr>
                <w:ins w:id="90261" w:author="Claude" w:date="2026-10-07T00:00:00Z"/>
                <w:rFonts w:ascii="Courier New" w:hAnsi="Courier New" w:cs="Courier New"/>
                <w:sz w:val="20"/>
                <w:szCs w:val="20"/>
              </w:rPr>
            </w:pPr>
            <w:ins w:id="90262" w:author="Claude" w:date="2026-10-07T00:00:00Z">
              <w:r>
                <w:rPr>
                  <w:rFonts w:ascii="Courier New" w:hAnsi="Courier New" w:cs="Courier New"/>
                  <w:sz w:val="20"/>
                  <w:szCs w:val="20"/>
                </w:rPr>
                <w:t xml:space="preserve">Regular / irregular</w:t>
              </w:r>
            </w:ins>
          </w:p>
        </w:tc>
        <w:tc>
          <w:tcPr>
            <w:tcW w:w="6032" w:type="dxa"/>
          </w:tcPr>
          <w:p>
            <w:pPr>
              <w:spacing w:line="240" w:lineRule="auto" w:after="40" w:before="40"/>
              <w:jc w:val="left"/>
              <w:rPr>
                <w:ins w:id="90263" w:author="Claude" w:date="2026-10-07T00:00:00Z"/>
                <w:rFonts w:ascii="Courier New" w:hAnsi="Courier New" w:cs="Courier New"/>
                <w:sz w:val="20"/>
                <w:szCs w:val="20"/>
              </w:rPr>
            </w:pPr>
            <w:ins w:id="90264" w:author="Claude" w:date="2026-10-07T00:00:00Z">
              <w:r>
                <w:rPr>
                  <w:rFonts w:ascii="Courier New" w:hAnsi="Courier New" w:cs="Courier New"/>
                  <w:sz w:val="20"/>
                  <w:szCs w:val="20"/>
                </w:rPr>
                <w:t xml:space="preserve">Per the Operations Manual (prescribed load), not "has a failed subject".</w:t>
              </w:r>
            </w:ins>
          </w:p>
        </w:tc>
      </w:tr>
      <w:tr>
        <w:trPr>
          <w:cantSplit/>
          <w:ins w:id="90265" w:author="Claude" w:date="2026-10-07T00:00:00Z"/>
        </w:trPr>
        <w:tc>
          <w:tcPr>
            <w:tcW w:w="2600" w:type="dxa"/>
          </w:tcPr>
          <w:p>
            <w:pPr>
              <w:spacing w:line="240" w:lineRule="auto" w:after="40" w:before="40"/>
              <w:jc w:val="left"/>
              <w:rPr>
                <w:ins w:id="90266" w:author="Claude" w:date="2026-10-07T00:00:00Z"/>
                <w:rFonts w:ascii="Courier New" w:hAnsi="Courier New" w:cs="Courier New"/>
                <w:sz w:val="20"/>
                <w:szCs w:val="20"/>
              </w:rPr>
            </w:pPr>
            <w:commentRangeStart w:id="1"/>
            <w:ins w:id="90267" w:author="Claude" w:date="2026-10-07T00:00:00Z">
              <w:r>
                <w:rPr>
                  <w:rFonts w:ascii="Courier New" w:hAnsi="Courier New" w:cs="Courier New"/>
                  <w:sz w:val="20"/>
                  <w:szCs w:val="20"/>
                </w:rPr>
                <w:t xml:space="preserve">Sophomore threshold</w:t>
              </w:r>
            </w:ins>
            <w:commentRangeEnd w:id="1"/>
            <w:r>
              <w:rPr>
                <w:rStyle w:val="CommentReference"/>
              </w:rPr>
              <w:commentReference w:id="1"/>
            </w:r>
          </w:p>
        </w:tc>
        <w:tc>
          <w:tcPr>
            <w:tcW w:w="6032" w:type="dxa"/>
          </w:tcPr>
          <w:p>
            <w:pPr>
              <w:spacing w:line="240" w:lineRule="auto" w:after="40" w:before="40"/>
              <w:jc w:val="left"/>
              <w:rPr>
                <w:ins w:id="90268" w:author="Claude" w:date="2026-10-07T00:00:00Z"/>
                <w:rFonts w:ascii="Courier New" w:hAnsi="Courier New" w:cs="Courier New"/>
                <w:sz w:val="20"/>
                <w:szCs w:val="20"/>
              </w:rPr>
            </w:pPr>
            <w:ins w:id="90269" w:author="Claude" w:date="2026-10-07T00:00:00Z">
              <w:r>
                <w:rPr>
                  <w:rFonts w:ascii="Courier New" w:hAnsi="Courier New" w:cs="Courier New"/>
                  <w:sz w:val="20"/>
                  <w:szCs w:val="20"/>
                </w:rPr>
                <w:t xml:space="preserve">The Manual's text is cut off; 25% to 50% is used (interpretation).</w:t>
              </w:r>
            </w:ins>
          </w:p>
        </w:tc>
      </w:tr>
      <w:tr>
        <w:trPr>
          <w:cantSplit/>
          <w:ins w:id="90270" w:author="Claude" w:date="2026-10-07T00:00:00Z"/>
        </w:trPr>
        <w:tc>
          <w:tcPr>
            <w:tcW w:w="2600" w:type="dxa"/>
          </w:tcPr>
          <w:p>
            <w:pPr>
              <w:spacing w:line="240" w:lineRule="auto" w:after="40" w:before="40"/>
              <w:jc w:val="left"/>
              <w:rPr>
                <w:ins w:id="90271" w:author="Claude" w:date="2026-10-07T00:00:00Z"/>
                <w:rFonts w:ascii="Courier New" w:hAnsi="Courier New" w:cs="Courier New"/>
                <w:sz w:val="20"/>
                <w:szCs w:val="20"/>
              </w:rPr>
            </w:pPr>
            <w:ins w:id="90272" w:author="Claude" w:date="2026-10-07T00:00:00Z">
              <w:r>
                <w:rPr>
                  <w:rFonts w:ascii="Courier New" w:hAnsi="Courier New" w:cs="Courier New"/>
                  <w:sz w:val="20"/>
                  <w:szCs w:val="20"/>
                </w:rPr>
                <w:t xml:space="preserve">Senior threshold</w:t>
              </w:r>
            </w:ins>
          </w:p>
        </w:tc>
        <w:tc>
          <w:tcPr>
            <w:tcW w:w="6032" w:type="dxa"/>
          </w:tcPr>
          <w:p>
            <w:pPr>
              <w:spacing w:line="240" w:lineRule="auto" w:after="40" w:before="40"/>
              <w:jc w:val="left"/>
              <w:rPr>
                <w:ins w:id="90273" w:author="Claude" w:date="2026-10-07T00:00:00Z"/>
                <w:rFonts w:ascii="Courier New" w:hAnsi="Courier New" w:cs="Courier New"/>
                <w:sz w:val="20"/>
                <w:szCs w:val="20"/>
              </w:rPr>
            </w:pPr>
            <w:ins w:id="90274" w:author="Claude" w:date="2026-10-07T00:00:00Z">
              <w:r>
                <w:rPr>
                  <w:rFonts w:ascii="Courier New" w:hAnsi="Courier New" w:cs="Courier New"/>
                  <w:sz w:val="20"/>
                  <w:szCs w:val="20"/>
                </w:rPr>
                <w:t xml:space="preserve">The Manual's text is garbled; 75% or more is used (interpretation).</w:t>
              </w:r>
            </w:ins>
          </w:p>
        </w:tc>
      </w:tr>
      <w:tr>
        <w:trPr>
          <w:cantSplit/>
          <w:ins w:id="90275" w:author="Claude" w:date="2026-10-07T00:00:00Z"/>
        </w:trPr>
        <w:tc>
          <w:tcPr>
            <w:tcW w:w="2600" w:type="dxa"/>
          </w:tcPr>
          <w:p>
            <w:pPr>
              <w:spacing w:line="240" w:lineRule="auto" w:after="40" w:before="40"/>
              <w:jc w:val="left"/>
              <w:rPr>
                <w:ins w:id="90276" w:author="Claude" w:date="2026-10-07T00:00:00Z"/>
                <w:rFonts w:ascii="Courier New" w:hAnsi="Courier New" w:cs="Courier New"/>
                <w:sz w:val="20"/>
                <w:szCs w:val="20"/>
              </w:rPr>
            </w:pPr>
            <w:ins w:id="90277" w:author="Claude" w:date="2026-10-07T00:00:00Z">
              <w:r>
                <w:rPr>
                  <w:rFonts w:ascii="Courier New" w:hAnsi="Courier New" w:cs="Courier New"/>
                  <w:sz w:val="20"/>
                  <w:szCs w:val="20"/>
                </w:rPr>
                <w:t xml:space="preserve">Prescribed load</w:t>
              </w:r>
            </w:ins>
          </w:p>
        </w:tc>
        <w:tc>
          <w:tcPr>
            <w:tcW w:w="6032" w:type="dxa"/>
          </w:tcPr>
          <w:p>
            <w:pPr>
              <w:spacing w:line="240" w:lineRule="auto" w:after="40" w:before="40"/>
              <w:jc w:val="left"/>
              <w:rPr>
                <w:ins w:id="90278" w:author="Claude" w:date="2026-10-07T00:00:00Z"/>
                <w:rFonts w:ascii="Courier New" w:hAnsi="Courier New" w:cs="Courier New"/>
                <w:sz w:val="20"/>
                <w:szCs w:val="20"/>
              </w:rPr>
            </w:pPr>
            <w:ins w:id="90279" w:author="Claude" w:date="2026-10-07T00:00:00Z">
              <w:r>
                <w:rPr>
                  <w:rFonts w:ascii="Courier New" w:hAnsi="Courier New" w:cs="Courier New"/>
                  <w:sz w:val="20"/>
                  <w:szCs w:val="20"/>
                </w:rPr>
                <w:t xml:space="preserve">The curriculum's subjects for the student's year level and the current semester (interpretation).</w:t>
              </w:r>
            </w:ins>
          </w:p>
        </w:tc>
      </w:tr>
      <w:tr>
        <w:trPr>
          <w:cantSplit/>
          <w:ins w:id="90280" w:author="Claude" w:date="2026-10-07T00:00:00Z"/>
        </w:trPr>
        <w:tc>
          <w:tcPr>
            <w:tcW w:w="2600" w:type="dxa"/>
          </w:tcPr>
          <w:p>
            <w:pPr>
              <w:spacing w:line="240" w:lineRule="auto" w:after="40" w:before="40"/>
              <w:jc w:val="left"/>
              <w:rPr>
                <w:ins w:id="90281" w:author="Claude" w:date="2026-10-07T00:00:00Z"/>
                <w:rFonts w:ascii="Courier New" w:hAnsi="Courier New" w:cs="Courier New"/>
                <w:sz w:val="20"/>
                <w:szCs w:val="20"/>
              </w:rPr>
            </w:pPr>
            <w:ins w:id="90282" w:author="Claude" w:date="2026-10-07T00:00:00Z">
              <w:r>
                <w:rPr>
                  <w:rFonts w:ascii="Courier New" w:hAnsi="Courier New" w:cs="Courier New"/>
                  <w:sz w:val="20"/>
                  <w:szCs w:val="20"/>
                </w:rPr>
                <w:t xml:space="preserve">Midyear with no prescribed subjects</w:t>
              </w:r>
            </w:ins>
          </w:p>
        </w:tc>
        <w:tc>
          <w:tcPr>
            <w:tcW w:w="6032" w:type="dxa"/>
          </w:tcPr>
          <w:p>
            <w:pPr>
              <w:spacing w:line="240" w:lineRule="auto" w:after="40" w:before="40"/>
              <w:jc w:val="left"/>
              <w:rPr>
                <w:ins w:id="90283" w:author="Claude" w:date="2026-10-07T00:00:00Z"/>
                <w:rFonts w:ascii="Courier New" w:hAnsi="Courier New" w:cs="Courier New"/>
                <w:sz w:val="20"/>
                <w:szCs w:val="20"/>
              </w:rPr>
            </w:pPr>
            <w:ins w:id="90284" w:author="Claude" w:date="2026-10-07T00:00:00Z">
              <w:r>
                <w:rPr>
                  <w:rFonts w:ascii="Courier New" w:hAnsi="Courier New" w:cs="Courier New"/>
                  <w:sz w:val="20"/>
                  <w:szCs w:val="20"/>
                </w:rPr>
                <w:t xml:space="preserve">Regular / irregular status is "not determined" (interpretation).</w:t>
              </w:r>
            </w:ins>
          </w:p>
        </w:tc>
      </w:tr>
      <w:tr>
        <w:trPr>
          <w:cantSplit/>
          <w:ins w:id="90285" w:author="Claude" w:date="2026-10-07T00:00:00Z"/>
        </w:trPr>
        <w:tc>
          <w:tcPr>
            <w:tcW w:w="2600" w:type="dxa"/>
          </w:tcPr>
          <w:p>
            <w:pPr>
              <w:spacing w:line="240" w:lineRule="auto" w:after="40" w:before="40"/>
              <w:jc w:val="left"/>
              <w:rPr>
                <w:ins w:id="90286" w:author="Claude" w:date="2026-10-07T00:00:00Z"/>
                <w:rFonts w:ascii="Courier New" w:hAnsi="Courier New" w:cs="Courier New"/>
                <w:sz w:val="20"/>
                <w:szCs w:val="20"/>
              </w:rPr>
            </w:pPr>
            <w:ins w:id="90287" w:author="Claude" w:date="2026-10-07T00:00:00Z">
              <w:r>
                <w:rPr>
                  <w:rFonts w:ascii="Courier New" w:hAnsi="Courier New" w:cs="Courier New"/>
                  <w:sz w:val="20"/>
                  <w:szCs w:val="20"/>
                </w:rPr>
                <w:t xml:space="preserve">Removability</w:t>
              </w:r>
            </w:ins>
          </w:p>
        </w:tc>
        <w:tc>
          <w:tcPr>
            <w:tcW w:w="6032" w:type="dxa"/>
          </w:tcPr>
          <w:p>
            <w:pPr>
              <w:spacing w:line="240" w:lineRule="auto" w:after="40" w:before="40"/>
              <w:jc w:val="left"/>
              <w:rPr>
                <w:ins w:id="90288" w:author="Claude" w:date="2026-10-07T00:00:00Z"/>
                <w:rFonts w:ascii="Courier New" w:hAnsi="Courier New" w:cs="Courier New"/>
                <w:sz w:val="20"/>
                <w:szCs w:val="20"/>
              </w:rPr>
            </w:pPr>
            <w:ins w:id="90289" w:author="Claude" w:date="2026-10-07T00:00:00Z">
              <w:r>
                <w:rPr>
                  <w:rFonts w:ascii="Courier New" w:hAnsi="Courier New" w:cs="Courier New"/>
                  <w:sz w:val="20"/>
                  <w:szCs w:val="20"/>
                </w:rPr>
                <w:t xml:space="preserve">Each feature was added as a separate change so it can be removed if the adviser asks; database changes have undo scripts.</w:t>
              </w:r>
            </w:ins>
          </w:p>
        </w:tc>
      </w:tr>
    </w:tbl>
    <w:p>
      <w:pPr>
        <w:spacing w:line="480" w:lineRule="auto"/>
        <w:jc w:val="center"/>
        <w:rPr>
          <w:ins w:id="90290" w:author="Claude" w:date="2026-10-07T00:00:00Z"/>
          <w:rFonts w:ascii="Courier New" w:hAnsi="Courier New" w:cs="Courier New"/>
          <w:b/>
          <w:bCs/>
          <w:sz w:val="24"/>
          <w:szCs w:val="24"/>
        </w:rPr>
      </w:pPr>
      <w:ins w:id="90291" w:author="Claude" w:date="2026-10-07T00:00:00Z">
        <w:r>
          <w:rPr>
            <w:rFonts w:ascii="Courier New" w:hAnsi="Courier New" w:cs="Courier New"/>
            <w:b/>
            <w:bCs/>
            <w:sz w:val="24"/>
            <w:szCs w:val="24"/>
          </w:rPr>
          <w:t xml:space="preserve">Table 4.3</w:t>
        </w:r>
      </w:ins>
    </w:p>
    <w:p w14:paraId="3103B1E4" w14:textId="77777777" w:rsidR="005D7A48" w:rsidRDefault="00000000">
      <w:pPr>
        <w:spacing w:line="480" w:lineRule="auto"/>
        <w:jc w:val="both"/>
        <w:rPr>
          <w:rFonts w:ascii="Courier New" w:hAnsi="Courier New" w:cs="Courier New"/>
          <w:b/>
          <w:bCs/>
          <w:sz w:val="24"/>
          <w:szCs w:val="24"/>
        </w:rPr>
      </w:pPr>
      <w:r>
        <w:rPr>
          <w:rFonts w:ascii="Courier New" w:hAnsi="Courier New" w:cs="Courier New"/>
          <w:b/>
          <w:bCs/>
          <w:sz w:val="24"/>
          <w:szCs w:val="24"/>
        </w:rPr>
        <w:t>Features of the Proposed System</w:t>
      </w:r>
    </w:p>
    <w:p w14:paraId="75CC466D" w14:textId="77777777" w:rsidR="005D7A48" w:rsidRDefault="00000000">
      <w:pPr>
        <w:numPr>
          <w:ilvl w:val="0"/>
          <w:numId w:val="4"/>
        </w:numPr>
        <w:spacing w:after="0" w:line="480" w:lineRule="auto"/>
        <w:jc w:val="both"/>
        <w:rPr>
          <w:rFonts w:ascii="Courier New" w:hAnsi="Courier New" w:cs="Courier New"/>
          <w:sz w:val="24"/>
          <w:szCs w:val="24"/>
        </w:rPr>
      </w:pPr>
      <w:del w:id="90292" w:author="Claude" w:date="2026-10-07T00:00:00Z">
        <w:r>
          <w:rPr>
            <w:rFonts w:ascii="Courier New" w:hAnsi="Courier New" w:cs="Courier New"/>
            <w:sz w:val="24"/>
            <w:szCs w:val="24"/>
          </w:rPr>
          <w:delText xml:space="preserve">Role-based login and Command Center dashboard for Chairpersons and Deans</w:delText>
        </w:r>
      </w:del>
      <w:ins w:id="90293" w:author="Claude" w:date="2026-10-07T00:00:00Z">
        <w:r>
          <w:rPr>
            <w:rFonts w:ascii="Courier New" w:hAnsi="Courier New" w:cs="Courier New"/>
            <w:sz w:val="24"/>
            <w:szCs w:val="24"/>
          </w:rPr>
          <w:t xml:space="preserve">Role-based login for Deans and Chairpersons, with a required password change at first login</w:t>
        </w:r>
      </w:ins>
    </w:p>
    <w:p w14:paraId="38B6B231" w14:textId="77777777" w:rsidR="005D7A48" w:rsidRDefault="00000000">
      <w:pPr>
        <w:numPr>
          <w:ilvl w:val="0"/>
          <w:numId w:val="4"/>
        </w:numPr>
        <w:spacing w:after="0" w:line="480" w:lineRule="auto"/>
        <w:jc w:val="both"/>
        <w:rPr>
          <w:rFonts w:ascii="Courier New" w:hAnsi="Courier New" w:cs="Courier New"/>
          <w:sz w:val="24"/>
          <w:szCs w:val="24"/>
        </w:rPr>
      </w:pPr>
      <w:del w:id="90294" w:author="Claude" w:date="2026-10-07T00:00:00Z">
        <w:r>
          <w:rPr>
            <w:rFonts w:ascii="Courier New" w:hAnsi="Courier New" w:cs="Courier New"/>
            <w:sz w:val="24"/>
            <w:szCs w:val="24"/>
          </w:rPr>
          <w:delText xml:space="preserve">Automated Audit Engine with real-time prerequisite/corequisite/year-standing/completion checking</w:delText>
        </w:r>
      </w:del>
      <w:ins w:id="90295" w:author="Claude" w:date="2026-10-07T00:00:00Z">
        <w:r>
          <w:rPr>
            <w:rFonts w:ascii="Courier New" w:hAnsi="Courier New" w:cs="Courier New"/>
            <w:sz w:val="24"/>
            <w:szCs w:val="24"/>
          </w:rPr>
          <w:t xml:space="preserve">Term-based Audit Engine checking prerequisites, co-requisites, year standing and "all subjects completed"</w:t>
        </w:r>
      </w:ins>
    </w:p>
    <w:p w14:paraId="53DEDF89" w14:textId="77777777" w:rsidR="005D7A48" w:rsidRDefault="00000000">
      <w:pPr>
        <w:numPr>
          <w:ilvl w:val="0"/>
          <w:numId w:val="4"/>
        </w:numPr>
        <w:spacing w:after="0" w:line="480" w:lineRule="auto"/>
        <w:jc w:val="both"/>
        <w:rPr>
          <w:rFonts w:ascii="Courier New" w:hAnsi="Courier New" w:cs="Courier New"/>
          <w:sz w:val="24"/>
          <w:szCs w:val="24"/>
        </w:rPr>
      </w:pPr>
      <w:del w:id="90296" w:author="Claude" w:date="2026-10-07T00:00:00Z">
        <w:r>
          <w:rPr>
            <w:rFonts w:ascii="Courier New" w:hAnsi="Courier New" w:cs="Courier New"/>
            <w:sz w:val="24"/>
            <w:szCs w:val="24"/>
          </w:rPr>
          <w:delText xml:space="preserve">MIS Data Synchronization plus Manual Import Utility (fail-safe)</w:delText>
        </w:r>
      </w:del>
      <w:ins w:id="90297" w:author="Claude" w:date="2026-10-07T00:00:00Z">
        <w:r>
          <w:rPr>
            <w:rFonts w:ascii="Courier New" w:hAnsi="Courier New" w:cs="Courier New"/>
            <w:sz w:val="24"/>
            <w:szCs w:val="24"/>
          </w:rPr>
          <w:t xml:space="preserve">Student registration and import (the template or the KSU-MIS "Export to Excel" file)</w:t>
        </w:r>
      </w:ins>
    </w:p>
    <w:p w14:paraId="28326D87" w14:textId="77777777" w:rsidR="005D7A48" w:rsidRDefault="00000000">
      <w:pPr>
        <w:numPr>
          <w:ilvl w:val="0"/>
          <w:numId w:val="4"/>
        </w:numPr>
        <w:spacing w:after="0" w:line="480" w:lineRule="auto"/>
        <w:jc w:val="both"/>
        <w:rPr>
          <w:rFonts w:ascii="Courier New" w:hAnsi="Courier New" w:cs="Courier New"/>
          <w:sz w:val="24"/>
          <w:szCs w:val="24"/>
        </w:rPr>
      </w:pPr>
      <w:del w:id="90298" w:author="Claude" w:date="2026-10-07T00:00:00Z">
        <w:r>
          <w:rPr>
            <w:rFonts w:ascii="Courier New" w:hAnsi="Courier New" w:cs="Courier New"/>
            <w:sz w:val="24"/>
            <w:szCs w:val="24"/>
          </w:rPr>
          <w:delText xml:space="preserve">Student search and profile view showing per-subject audit status</w:delText>
        </w:r>
      </w:del>
      <w:ins w:id="90299" w:author="Claude" w:date="2026-10-07T00:00:00Z">
        <w:r>
          <w:rPr>
            <w:rFonts w:ascii="Courier New" w:hAnsi="Courier New" w:cs="Courier New"/>
            <w:sz w:val="24"/>
            <w:szCs w:val="24"/>
          </w:rPr>
          <w:t xml:space="preserve">Student search and audit page showing each subject's status, grade, term and the reason for any violation</w:t>
        </w:r>
      </w:ins>
    </w:p>
    <w:p w14:paraId="31A096F5" w14:textId="77777777" w:rsidR="005D7A48" w:rsidRDefault="00000000">
      <w:pPr>
        <w:numPr>
          <w:ilvl w:val="0"/>
          <w:numId w:val="4"/>
        </w:numPr>
        <w:spacing w:after="0" w:line="480" w:lineRule="auto"/>
        <w:jc w:val="both"/>
        <w:rPr>
          <w:rFonts w:ascii="Courier New" w:hAnsi="Courier New" w:cs="Courier New"/>
          <w:sz w:val="24"/>
          <w:szCs w:val="24"/>
        </w:rPr>
      </w:pPr>
      <w:del w:id="90300" w:author="Claude" w:date="2026-10-07T00:00:00Z">
        <w:r>
          <w:rPr>
            <w:rFonts w:ascii="Courier New" w:hAnsi="Courier New" w:cs="Courier New"/>
            <w:sz w:val="24"/>
            <w:szCs w:val="24"/>
          </w:rPr>
          <w:delText xml:space="preserve">Grade entry module with redirect logic tied to audit outcomes</w:delText>
        </w:r>
      </w:del>
      <w:ins w:id="90301" w:author="Claude" w:date="2026-10-07T00:00:00Z">
        <w:r>
          <w:rPr>
            <w:rFonts w:ascii="Courier New" w:hAnsi="Courier New" w:cs="Courier New"/>
            <w:sz w:val="24"/>
            <w:szCs w:val="24"/>
          </w:rPr>
          <w:t xml:space="preserve">Term-based grade entry with KSU grade values, INC completion, earlier-term protection and a grade logbook</w:t>
        </w:r>
      </w:ins>
    </w:p>
    <w:p w14:paraId="78CBF058"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 xml:space="preserve">Curriculum management with versioning (e.g., </w:t>
      </w:r>
      <w:del w:id="90302" w:author="Claude" w:date="2026-10-07T00:00:00Z">
        <w:r>
          <w:rPr>
            <w:rFonts w:ascii="Courier New" w:hAnsi="Courier New" w:cs="Courier New"/>
            <w:sz w:val="24"/>
            <w:szCs w:val="24"/>
          </w:rPr>
          <w:delText xml:space="preserve">BSIT 2019 vs. BSIT 2026 checklists)</w:delText>
        </w:r>
      </w:del>
      <w:ins w:id="90303" w:author="Claude" w:date="2026-10-07T00:00:00Z">
        <w:r>
          <w:rPr>
            <w:rFonts w:ascii="Courier New" w:hAnsi="Courier New" w:cs="Courier New"/>
            <w:sz w:val="24"/>
            <w:szCs w:val="24"/>
          </w:rPr>
          <w:t xml:space="preserve">BSCpE 2019 vs. BSCpE 2023), change history, and import with preview</w:t>
        </w:r>
      </w:ins>
    </w:p>
    <w:p w14:paraId="42D05AC7" w14:textId="77777777" w:rsidR="005D7A48" w:rsidRDefault="00000000">
      <w:pPr>
        <w:numPr>
          <w:ilvl w:val="0"/>
          <w:numId w:val="4"/>
        </w:numPr>
        <w:spacing w:after="0" w:line="480" w:lineRule="auto"/>
        <w:jc w:val="both"/>
        <w:rPr>
          <w:rFonts w:ascii="Courier New" w:hAnsi="Courier New" w:cs="Courier New"/>
          <w:sz w:val="24"/>
          <w:szCs w:val="24"/>
        </w:rPr>
      </w:pPr>
      <w:del w:id="90304" w:author="Claude" w:date="2026-10-07T00:00:00Z">
        <w:r>
          <w:rPr>
            <w:rFonts w:ascii="Courier New" w:hAnsi="Courier New" w:cs="Courier New"/>
            <w:sz w:val="24"/>
            <w:szCs w:val="24"/>
          </w:rPr>
          <w:delText xml:space="preserve">Transfer and shift record-keeping</w:delText>
        </w:r>
      </w:del>
      <w:ins w:id="90305" w:author="Claude" w:date="2026-10-07T00:00:00Z">
        <w:r>
          <w:rPr>
            <w:rFonts w:ascii="Courier New" w:hAnsi="Courier New" w:cs="Courier New"/>
            <w:sz w:val="24"/>
            <w:szCs w:val="24"/>
          </w:rPr>
          <w:t xml:space="preserve">Shift requests and shift-ins, transfers and drops, with a per-student history</w:t>
        </w:r>
      </w:ins>
    </w:p>
    <w:p w14:paraId="4E37530B" w14:textId="77777777" w:rsidR="005D7A48" w:rsidRDefault="00000000">
      <w:pPr>
        <w:numPr>
          <w:ilvl w:val="0"/>
          <w:numId w:val="4"/>
        </w:numPr>
        <w:spacing w:after="0" w:line="480" w:lineRule="auto"/>
        <w:jc w:val="both"/>
        <w:rPr>
          <w:rFonts w:ascii="Courier New" w:hAnsi="Courier New" w:cs="Courier New"/>
          <w:sz w:val="24"/>
          <w:szCs w:val="24"/>
        </w:rPr>
      </w:pPr>
      <w:del w:id="90306" w:author="Claude" w:date="2026-10-07T00:00:00Z">
        <w:r>
          <w:rPr>
            <w:rFonts w:ascii="Courier New" w:hAnsi="Courier New" w:cs="Courier New"/>
            <w:sz w:val="24"/>
            <w:szCs w:val="24"/>
          </w:rPr>
          <w:delText xml:space="preserve">Graduation monitoring (on-time completion vs. residency) and student-movement analytics</w:delText>
        </w:r>
      </w:del>
      <w:ins w:id="90307" w:author="Claude" w:date="2026-10-07T00:00:00Z">
        <w:r>
          <w:rPr>
            <w:rFonts w:ascii="Courier New" w:hAnsi="Courier New" w:cs="Courier New"/>
            <w:sz w:val="24"/>
            <w:szCs w:val="24"/>
          </w:rPr>
          <w:t xml:space="preserve">Automatic year levels with chairperson override, and regular / irregular classification</w:t>
        </w:r>
      </w:ins>
    </w:p>
    <w:p w14:paraId="3B79A32A" w14:textId="77777777" w:rsidR="005D7A48" w:rsidRDefault="00000000">
      <w:pPr>
        <w:numPr>
          <w:ilvl w:val="0"/>
          <w:numId w:val="4"/>
        </w:numPr>
        <w:spacing w:after="0" w:line="480" w:lineRule="auto"/>
        <w:jc w:val="both"/>
        <w:rPr>
          <w:rFonts w:ascii="Courier New" w:hAnsi="Courier New" w:cs="Courier New"/>
          <w:sz w:val="24"/>
          <w:szCs w:val="24"/>
        </w:rPr>
      </w:pPr>
      <w:del w:id="90308" w:author="Claude" w:date="2026-10-07T00:00:00Z">
        <w:r>
          <w:rPr>
            <w:rFonts w:ascii="Courier New" w:hAnsi="Courier New" w:cs="Courier New"/>
            <w:sz w:val="24"/>
            <w:szCs w:val="24"/>
          </w:rPr>
          <w:delText xml:space="preserve">Automated "Incomplete" grade and residency lapse alerts</w:delText>
        </w:r>
      </w:del>
      <w:ins w:id="90309" w:author="Claude" w:date="2026-10-07T00:00:00Z">
        <w:r>
          <w:rPr>
            <w:rFonts w:ascii="Courier New" w:hAnsi="Courier New" w:cs="Courier New"/>
            <w:sz w:val="24"/>
            <w:szCs w:val="24"/>
          </w:rPr>
          <w:t xml:space="preserve">Dashboard per program, with the current semester set by the Dean</w:t>
        </w:r>
      </w:ins>
    </w:p>
    <w:p w14:paraId="447557C0" w14:textId="77777777" w:rsidR="005D7A48" w:rsidRDefault="00000000">
      <w:pPr>
        <w:numPr>
          <w:ilvl w:val="0"/>
          <w:numId w:val="4"/>
        </w:numPr>
        <w:spacing w:after="0" w:line="480" w:lineRule="auto"/>
        <w:jc w:val="both"/>
        <w:rPr>
          <w:rFonts w:ascii="Courier New" w:hAnsi="Courier New" w:cs="Courier New"/>
          <w:sz w:val="24"/>
          <w:szCs w:val="24"/>
        </w:rPr>
      </w:pPr>
      <w:del w:id="90310" w:author="Claude" w:date="2026-10-07T00:00:00Z">
        <w:r>
          <w:rPr>
            <w:rFonts w:ascii="Courier New" w:hAnsi="Courier New" w:cs="Courier New"/>
            <w:sz w:val="24"/>
            <w:szCs w:val="24"/>
          </w:rPr>
          <w:delText xml:space="preserve">Data export of system-generated reports (Excel/PDF)</w:delText>
        </w:r>
      </w:del>
      <w:ins w:id="90311" w:author="Claude" w:date="2026-10-07T00:00:00Z">
        <w:r>
          <w:rPr>
            <w:rFonts w:ascii="Courier New" w:hAnsi="Courier New" w:cs="Courier New"/>
            <w:sz w:val="24"/>
            <w:szCs w:val="24"/>
          </w:rPr>
          <w:t xml:space="preserve">Export of curriculum versions to CSV or PDF</w:t>
        </w:r>
      </w:ins>
    </w:p>
    <w:p w14:paraId="64B44441"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Scope boundaries. </w:t>
      </w:r>
      <w:r>
        <w:rPr>
          <w:rFonts w:ascii="Courier New" w:hAnsi="Courier New" w:cs="Courier New"/>
          <w:sz w:val="24"/>
          <w:szCs w:val="24"/>
        </w:rPr>
        <w:t xml:space="preserve">The system does not include subsystems for the Registrar, Accounting, or Library</w:t>
      </w:r>
      <w:ins w:id="90312" w:author="Claude" w:date="2026-10-07T00:00:00Z">
        <w:r>
          <w:rPr>
            <w:rFonts w:ascii="Courier New" w:hAnsi="Courier New" w:cs="Courier New"/>
            <w:sz w:val="24"/>
            <w:szCs w:val="24"/>
          </w:rPr>
          <w:t xml:space="preserve">, and it is not connected to the KSU MIS</w:t>
        </w:r>
      </w:ins>
      <w:r>
        <w:rPr>
          <w:rFonts w:ascii="Courier New" w:hAnsi="Courier New" w:cs="Courier New"/>
          <w:sz w:val="24"/>
          <w:szCs w:val="24"/>
        </w:rPr>
        <w:t xml:space="preserve">. Its logic is limited to descriptive auditing (identifying compliance with existing rules); it does not perform predictive analytics</w:t>
      </w:r>
      <w:ins w:id="90313" w:author="Claude" w:date="2026-10-07T00:00:00Z">
        <w:r>
          <w:rPr>
            <w:rFonts w:ascii="Courier New" w:hAnsi="Courier New" w:cs="Courier New"/>
            <w:sz w:val="24"/>
            <w:szCs w:val="24"/>
          </w:rPr>
          <w:t xml:space="preserve">, graduation monitoring,</w:t>
        </w:r>
      </w:ins>
      <w:r>
        <w:rPr>
          <w:rFonts w:ascii="Courier New" w:hAnsi="Courier New" w:cs="Courier New"/>
          <w:sz w:val="24"/>
          <w:szCs w:val="24"/>
        </w:rPr>
        <w:t xml:space="preserve"> or AI-driven enrollment counseling.</w:t>
      </w:r>
    </w:p>
    <w:p w14:paraId="72AB53D7" w14:textId="77777777" w:rsidR="005D7A48" w:rsidRDefault="00000000">
      <w:pPr>
        <w:spacing w:line="480" w:lineRule="auto"/>
        <w:jc w:val="both"/>
        <w:rPr>
          <w:rFonts w:ascii="Courier New" w:hAnsi="Courier New" w:cs="Courier New"/>
          <w:b/>
          <w:bCs/>
          <w:sz w:val="24"/>
          <w:szCs w:val="24"/>
        </w:rPr>
      </w:pPr>
      <w:r>
        <w:rPr>
          <w:rFonts w:ascii="Courier New" w:hAnsi="Courier New" w:cs="Courier New"/>
          <w:b/>
          <w:bCs/>
          <w:sz w:val="24"/>
          <w:szCs w:val="24"/>
        </w:rPr>
        <w:t>Input-Process-Output (IPO) Diagram of the Proposed System</w:t>
      </w:r>
    </w:p>
    <w:tbl>
      <w:tblPr>
        <w:tblStyle w:val="TableGrid"/>
        <w:tblW w:w="0" w:type="auto"/>
        <w:tblLook w:val="04A0" w:firstRow="1" w:lastRow="0" w:firstColumn="1" w:lastColumn="0" w:noHBand="0" w:noVBand="1"/>
      </w:tblPr>
      <w:tblGrid>
        <w:gridCol w:w="2877"/>
        <w:gridCol w:w="2877"/>
        <w:gridCol w:w="2878"/>
      </w:tblGrid>
      <w:tr w:rsidR="005D7A48" w14:paraId="74F3A182" w14:textId="77777777">
        <w:trPr>
          <w:cantSplit/>
          <w:tblHeader/>
        </w:trPr>
        <w:tc>
          <w:tcPr>
            <w:tcW w:w="2877" w:type="dxa"/>
          </w:tcPr>
          <w:p w14:paraId="31BC6454" w14:textId="77777777" w:rsidR="005D7A48" w:rsidRDefault="00000000">
            <w:pPr>
              <w:spacing w:line="480" w:lineRule="auto"/>
              <w:jc w:val="center"/>
              <w:rPr>
                <w:rFonts w:ascii="Courier New" w:hAnsi="Courier New" w:cs="Courier New"/>
                <w:b/>
                <w:bCs/>
                <w:sz w:val="24"/>
                <w:szCs w:val="24"/>
              </w:rPr>
            </w:pPr>
            <w:r>
              <w:rPr>
                <w:rFonts w:ascii="Courier New" w:hAnsi="Courier New" w:cs="Courier New"/>
                <w:b/>
                <w:bCs/>
                <w:sz w:val="24"/>
                <w:szCs w:val="24"/>
              </w:rPr>
              <w:t>[INPUT]</w:t>
            </w:r>
          </w:p>
        </w:tc>
        <w:tc>
          <w:tcPr>
            <w:tcW w:w="2877" w:type="dxa"/>
          </w:tcPr>
          <w:p w14:paraId="2361C2DC" w14:textId="77777777" w:rsidR="005D7A48" w:rsidRDefault="00000000">
            <w:pPr>
              <w:spacing w:line="480" w:lineRule="auto"/>
              <w:jc w:val="center"/>
              <w:rPr>
                <w:rFonts w:ascii="Courier New" w:hAnsi="Courier New" w:cs="Courier New"/>
                <w:b/>
                <w:bCs/>
                <w:sz w:val="24"/>
                <w:szCs w:val="24"/>
              </w:rPr>
            </w:pPr>
            <w:r>
              <w:rPr>
                <w:rFonts w:ascii="Courier New" w:hAnsi="Courier New" w:cs="Courier New"/>
                <w:b/>
                <w:bCs/>
                <w:sz w:val="24"/>
                <w:szCs w:val="24"/>
              </w:rPr>
              <w:t>[PROCESS]</w:t>
            </w:r>
          </w:p>
        </w:tc>
        <w:tc>
          <w:tcPr>
            <w:tcW w:w="2878" w:type="dxa"/>
          </w:tcPr>
          <w:p w14:paraId="787D2B50" w14:textId="77777777" w:rsidR="005D7A48" w:rsidRDefault="00000000">
            <w:pPr>
              <w:spacing w:line="480" w:lineRule="auto"/>
              <w:jc w:val="center"/>
              <w:rPr>
                <w:rFonts w:ascii="Courier New" w:hAnsi="Courier New" w:cs="Courier New"/>
                <w:b/>
                <w:bCs/>
                <w:sz w:val="24"/>
                <w:szCs w:val="24"/>
              </w:rPr>
            </w:pPr>
            <w:r>
              <w:rPr>
                <w:rFonts w:ascii="Courier New" w:hAnsi="Courier New" w:cs="Courier New"/>
                <w:b/>
                <w:bCs/>
                <w:sz w:val="24"/>
                <w:szCs w:val="24"/>
              </w:rPr>
              <w:t>[OUTPUT]</w:t>
            </w:r>
          </w:p>
        </w:tc>
      </w:tr>
      <w:tr w:rsidR="005D7A48" w14:paraId="6B23DC22" w14:textId="77777777">
        <w:trPr>
          <w:cantSplit/>
        </w:trPr>
        <w:tc>
          <w:tcPr>
            <w:tcW w:w="2877" w:type="dxa"/>
          </w:tcPr>
          <w:p w14:paraId="4187E566" w14:textId="77777777" w:rsidR="005D7A48" w:rsidRDefault="00000000">
            <w:pPr>
              <w:spacing w:line="480" w:lineRule="auto"/>
              <w:jc w:val="both"/>
              <w:rPr>
                <w:rFonts w:ascii="Courier New" w:hAnsi="Courier New" w:cs="Courier New"/>
                <w:sz w:val="20"/>
                <w:szCs w:val="20"/>
              </w:rPr>
            </w:pPr>
            <w:r>
              <w:rPr>
                <w:rFonts w:ascii="Courier New" w:hAnsi="Courier New" w:cs="Courier New"/>
                <w:sz w:val="20"/>
                <w:szCs w:val="20"/>
              </w:rPr>
              <w:t xml:space="preserve">- Student </w:t>
            </w:r>
            <w:del w:id="90314" w:author="Claude" w:date="2026-10-07T00:00:00Z">
              <w:r>
                <w:rPr>
                  <w:rFonts w:ascii="Courier New" w:hAnsi="Courier New" w:cs="Courier New"/>
                  <w:sz w:val="20"/>
                  <w:szCs w:val="20"/>
                </w:rPr>
                <w:delText xml:space="preserve">grade records (via MIS sync or manual CSV/Excel import</w:delText>
              </w:r>
            </w:del>
            <w:ins w:id="90315" w:author="Claude" w:date="2026-10-07T00:00:00Z">
              <w:r>
                <w:rPr>
                  <w:rFonts w:ascii="Courier New" w:hAnsi="Courier New" w:cs="Courier New"/>
                  <w:sz w:val="20"/>
                  <w:szCs w:val="20"/>
                </w:rPr>
                <w:t xml:space="preserve">lists (registered, or imported from CSV/.xls or the KSU-MIS export</w:t>
              </w:r>
            </w:ins>
            <w:r>
              <w:rPr>
                <w:rFonts w:ascii="Courier New" w:hAnsi="Courier New" w:cs="Courier New"/>
                <w:sz w:val="20"/>
                <w:szCs w:val="20"/>
              </w:rPr>
              <w:t xml:space="preserve">)</w:t>
            </w:r>
          </w:p>
        </w:tc>
        <w:tc>
          <w:tcPr>
            <w:tcW w:w="2877" w:type="dxa"/>
          </w:tcPr>
          <w:p w14:paraId="1578468F" w14:textId="77777777" w:rsidR="005D7A48" w:rsidRDefault="00000000">
            <w:pPr>
              <w:spacing w:line="480" w:lineRule="auto"/>
              <w:jc w:val="both"/>
              <w:rPr>
                <w:rFonts w:ascii="Courier New" w:hAnsi="Courier New" w:cs="Courier New"/>
                <w:sz w:val="20"/>
                <w:szCs w:val="20"/>
              </w:rPr>
            </w:pPr>
            <w:r>
              <w:rPr>
                <w:rFonts w:ascii="Courier New" w:hAnsi="Courier New" w:cs="Courier New"/>
                <w:sz w:val="20"/>
                <w:szCs w:val="20"/>
              </w:rPr>
              <w:t xml:space="preserve">- </w:t>
            </w:r>
            <w:del w:id="90320" w:author="Claude" w:date="2026-10-07T00:00:00Z">
              <w:r>
                <w:rPr>
                  <w:rFonts w:ascii="Courier New" w:hAnsi="Courier New" w:cs="Courier New"/>
                  <w:sz w:val="20"/>
                  <w:szCs w:val="20"/>
                </w:rPr>
                <w:delText xml:space="preserve">Automated audit engine evaluation against versioned curriculum checklist</w:delText>
              </w:r>
            </w:del>
            <w:ins w:id="90321" w:author="Claude" w:date="2026-10-07T00:00:00Z">
              <w:r>
                <w:rPr>
                  <w:rFonts w:ascii="Courier New" w:hAnsi="Courier New" w:cs="Courier New"/>
                  <w:sz w:val="20"/>
                  <w:szCs w:val="20"/>
                </w:rPr>
                <w:t xml:space="preserve">Term-based audit of every subject against its requirements</w:t>
              </w:r>
            </w:ins>
          </w:p>
        </w:tc>
        <w:tc>
          <w:tcPr>
            <w:tcW w:w="2878" w:type="dxa"/>
          </w:tcPr>
          <w:p w14:paraId="4237A0E2" w14:textId="77777777" w:rsidR="005D7A48" w:rsidRDefault="00000000">
            <w:pPr>
              <w:spacing w:line="480" w:lineRule="auto"/>
              <w:jc w:val="both"/>
              <w:rPr>
                <w:rFonts w:ascii="Courier New" w:hAnsi="Courier New" w:cs="Courier New"/>
                <w:sz w:val="20"/>
                <w:szCs w:val="20"/>
              </w:rPr>
            </w:pPr>
            <w:r>
              <w:rPr>
                <w:rFonts w:ascii="Courier New" w:hAnsi="Courier New" w:cs="Courier New"/>
                <w:sz w:val="20"/>
                <w:szCs w:val="20"/>
              </w:rPr>
              <w:t xml:space="preserve">- </w:t>
            </w:r>
            <w:del w:id="90326" w:author="Claude" w:date="2026-10-07T00:00:00Z">
              <w:r>
                <w:rPr>
                  <w:rFonts w:ascii="Courier New" w:hAnsi="Courier New" w:cs="Courier New"/>
                  <w:sz w:val="20"/>
                  <w:szCs w:val="20"/>
                </w:rPr>
                <w:delText xml:space="preserve">Real-time compliance status</w:delText>
              </w:r>
            </w:del>
            <w:ins w:id="90327" w:author="Claude" w:date="2026-10-07T00:00:00Z">
              <w:r>
                <w:rPr>
                  <w:rFonts w:ascii="Courier New" w:hAnsi="Courier New" w:cs="Courier New"/>
                  <w:sz w:val="20"/>
                  <w:szCs w:val="20"/>
                </w:rPr>
                <w:t xml:space="preserve">Status per subject</w:t>
              </w:r>
            </w:ins>
            <w:r>
              <w:rPr>
                <w:rFonts w:ascii="Courier New" w:hAnsi="Courier New" w:cs="Courier New"/>
                <w:sz w:val="20"/>
                <w:szCs w:val="20"/>
              </w:rPr>
              <w:t xml:space="preserve"> (Completed / Available / Pending / Unavailable / Violation)</w:t>
            </w:r>
            <w:ins w:id="90328" w:author="Claude" w:date="2026-10-07T00:00:00Z">
              <w:r>
                <w:rPr>
                  <w:rFonts w:ascii="Courier New" w:hAnsi="Courier New" w:cs="Courier New"/>
                  <w:sz w:val="20"/>
                  <w:szCs w:val="20"/>
                </w:rPr>
                <w:t xml:space="preserve"> with reasons</w:t>
              </w:r>
            </w:ins>
          </w:p>
        </w:tc>
      </w:tr>
      <w:tr w:rsidR="005D7A48" w14:paraId="62D581E5" w14:textId="77777777">
        <w:trPr>
          <w:cantSplit/>
        </w:trPr>
        <w:tc>
          <w:tcPr>
            <w:tcW w:w="2877" w:type="dxa"/>
          </w:tcPr>
          <w:p w14:paraId="59C102FB" w14:textId="77777777" w:rsidR="005D7A48" w:rsidRDefault="00000000">
            <w:pPr>
              <w:spacing w:line="480" w:lineRule="auto"/>
              <w:jc w:val="both"/>
              <w:rPr>
                <w:rFonts w:ascii="Courier New" w:hAnsi="Courier New" w:cs="Courier New"/>
                <w:sz w:val="20"/>
                <w:szCs w:val="20"/>
              </w:rPr>
            </w:pPr>
            <w:del w:id="90316" w:author="Claude" w:date="2026-10-07T00:00:00Z">
              <w:r>
                <w:rPr>
                  <w:rFonts w:ascii="Courier New" w:hAnsi="Courier New" w:cs="Courier New"/>
                  <w:sz w:val="20"/>
                  <w:szCs w:val="20"/>
                </w:rPr>
                <w:delText xml:space="preserve">- Official curriculum checklist, versioned by year</w:delText>
              </w:r>
            </w:del>
            <w:ins w:id="90317" w:author="Claude" w:date="2026-10-07T00:00:00Z">
              <w:r>
                <w:rPr>
                  <w:rFonts w:ascii="Courier New" w:hAnsi="Courier New" w:cs="Courier New"/>
                  <w:sz w:val="20"/>
                  <w:szCs w:val="20"/>
                </w:rPr>
                <w:t xml:space="preserve">- Versioned curriculum: subjects with their prerequisites, co-requisites and year-standing requirements</w:t>
              </w:r>
            </w:ins>
          </w:p>
        </w:tc>
        <w:tc>
          <w:tcPr>
            <w:tcW w:w="2877" w:type="dxa"/>
          </w:tcPr>
          <w:p w14:paraId="5C9C301F" w14:textId="77777777" w:rsidR="005D7A48" w:rsidRDefault="00000000">
            <w:pPr>
              <w:spacing w:line="480" w:lineRule="auto"/>
              <w:jc w:val="both"/>
              <w:rPr>
                <w:rFonts w:ascii="Courier New" w:hAnsi="Courier New" w:cs="Courier New"/>
                <w:sz w:val="20"/>
                <w:szCs w:val="20"/>
              </w:rPr>
            </w:pPr>
            <w:del w:id="90322" w:author="Claude" w:date="2026-10-07T00:00:00Z">
              <w:r>
                <w:rPr>
                  <w:rFonts w:ascii="Courier New" w:hAnsi="Courier New" w:cs="Courier New"/>
                  <w:sz w:val="20"/>
                  <w:szCs w:val="20"/>
                </w:rPr>
                <w:delText xml:space="preserve">- Role-scoped review via RLS (Chairperson by program, Dean by college)</w:delText>
              </w:r>
            </w:del>
            <w:ins w:id="90323" w:author="Claude" w:date="2026-10-07T00:00:00Z">
              <w:r>
                <w:rPr>
                  <w:rFonts w:ascii="Courier New" w:hAnsi="Courier New" w:cs="Courier New"/>
                  <w:sz w:val="20"/>
                  <w:szCs w:val="20"/>
                </w:rPr>
                <w:t xml:space="preserve">- Year level from units passed; regular / irregular from the prescribed load</w:t>
              </w:r>
            </w:ins>
          </w:p>
        </w:tc>
        <w:tc>
          <w:tcPr>
            <w:tcW w:w="2878" w:type="dxa"/>
          </w:tcPr>
          <w:p w14:paraId="6EEF0667" w14:textId="77777777" w:rsidR="005D7A48" w:rsidRDefault="00000000">
            <w:pPr>
              <w:spacing w:line="480" w:lineRule="auto"/>
              <w:jc w:val="both"/>
              <w:rPr>
                <w:rFonts w:ascii="Courier New" w:hAnsi="Courier New" w:cs="Courier New"/>
                <w:sz w:val="20"/>
                <w:szCs w:val="20"/>
              </w:rPr>
            </w:pPr>
            <w:del w:id="90329" w:author="Claude" w:date="2026-10-07T00:00:00Z">
              <w:r>
                <w:rPr>
                  <w:rFonts w:ascii="Courier New" w:hAnsi="Courier New" w:cs="Courier New"/>
                  <w:sz w:val="20"/>
                  <w:szCs w:val="20"/>
                </w:rPr>
                <w:delText xml:space="preserve">- Flagged violations surfaced before enrollment finalization</w:delText>
              </w:r>
            </w:del>
            <w:ins w:id="90330" w:author="Claude" w:date="2026-10-07T00:00:00Z">
              <w:r>
                <w:rPr>
                  <w:rFonts w:ascii="Courier New" w:hAnsi="Courier New" w:cs="Courier New"/>
                  <w:sz w:val="20"/>
                  <w:szCs w:val="20"/>
                </w:rPr>
                <w:t xml:space="preserve">- Violations flagged as soon as grades are saved; subjects available for the next enrollment</w:t>
              </w:r>
            </w:ins>
          </w:p>
        </w:tc>
      </w:tr>
      <w:tr w:rsidR="005D7A48" w14:paraId="1D5A0042" w14:textId="77777777">
        <w:trPr>
          <w:cantSplit/>
        </w:trPr>
        <w:tc>
          <w:tcPr>
            <w:tcW w:w="2877" w:type="dxa"/>
          </w:tcPr>
          <w:p w14:paraId="33E51E5C" w14:textId="77777777" w:rsidR="005D7A48" w:rsidRDefault="00000000">
            <w:pPr>
              <w:spacing w:line="480" w:lineRule="auto"/>
              <w:jc w:val="both"/>
              <w:rPr>
                <w:rFonts w:ascii="Courier New" w:hAnsi="Courier New" w:cs="Courier New"/>
                <w:sz w:val="20"/>
                <w:szCs w:val="20"/>
              </w:rPr>
            </w:pPr>
            <w:del w:id="90318" w:author="Claude" w:date="2026-10-07T00:00:00Z">
              <w:r>
                <w:rPr>
                  <w:rFonts w:ascii="Courier New" w:hAnsi="Courier New" w:cs="Courier New"/>
                  <w:sz w:val="20"/>
                  <w:szCs w:val="20"/>
                </w:rPr>
                <w:delText xml:space="preserve">- Enrollment, transfer/shift, and residency data</w:delText>
              </w:r>
            </w:del>
            <w:ins w:id="90319" w:author="Claude" w:date="2026-10-07T00:00:00Z">
              <w:r>
                <w:rPr>
                  <w:rFonts w:ascii="Courier New" w:hAnsi="Courier New" w:cs="Courier New"/>
                  <w:sz w:val="20"/>
                  <w:szCs w:val="20"/>
                </w:rPr>
                <w:t xml:space="preserve">- Grades per term (including INC and its resolution), the current semester, and shifts, transfers and drops</w:t>
              </w:r>
            </w:ins>
          </w:p>
        </w:tc>
        <w:tc>
          <w:tcPr>
            <w:tcW w:w="2877" w:type="dxa"/>
          </w:tcPr>
          <w:p w14:paraId="77CA8609" w14:textId="77777777" w:rsidR="005D7A48" w:rsidRDefault="00000000">
            <w:pPr>
              <w:spacing w:line="480" w:lineRule="auto"/>
              <w:jc w:val="both"/>
              <w:rPr>
                <w:rFonts w:ascii="Courier New" w:hAnsi="Courier New" w:cs="Courier New"/>
                <w:sz w:val="20"/>
                <w:szCs w:val="20"/>
              </w:rPr>
            </w:pPr>
            <w:del w:id="90324" w:author="Claude" w:date="2026-10-07T00:00:00Z">
              <w:r>
                <w:rPr>
                  <w:rFonts w:ascii="Courier New" w:hAnsi="Courier New" w:cs="Courier New"/>
                  <w:sz w:val="20"/>
                  <w:szCs w:val="20"/>
                </w:rPr>
                <w:delText xml:space="preserve">- Graduation monitoring and alert generation for Incomplete/lapse cases</w:delText>
              </w:r>
            </w:del>
            <w:ins w:id="90325" w:author="Claude" w:date="2026-10-07T00:00:00Z">
              <w:r>
                <w:rPr>
                  <w:rFonts w:ascii="Courier New" w:hAnsi="Courier New" w:cs="Courier New"/>
                  <w:sz w:val="20"/>
                  <w:szCs w:val="20"/>
                </w:rPr>
                <w:t xml:space="preserve">- Role-scoped review via RLS (Chairperson by program, Dean by college)</w:t>
              </w:r>
            </w:ins>
          </w:p>
        </w:tc>
        <w:tc>
          <w:tcPr>
            <w:tcW w:w="2878" w:type="dxa"/>
          </w:tcPr>
          <w:p w14:paraId="2F850693" w14:textId="77777777" w:rsidR="005D7A48" w:rsidRDefault="00000000">
            <w:pPr>
              <w:spacing w:line="480" w:lineRule="auto"/>
              <w:jc w:val="both"/>
              <w:rPr>
                <w:rFonts w:ascii="Courier New" w:hAnsi="Courier New" w:cs="Courier New"/>
                <w:sz w:val="20"/>
                <w:szCs w:val="20"/>
              </w:rPr>
            </w:pPr>
            <w:del w:id="90331" w:author="Claude" w:date="2026-10-07T00:00:00Z">
              <w:r>
                <w:rPr>
                  <w:rFonts w:ascii="Courier New" w:hAnsi="Courier New" w:cs="Courier New"/>
                  <w:sz w:val="20"/>
                  <w:szCs w:val="20"/>
                </w:rPr>
                <w:delText xml:space="preserve">- Analytics dashboard reports; exported compliance reports</w:delText>
              </w:r>
            </w:del>
            <w:ins w:id="90332" w:author="Claude" w:date="2026-10-07T00:00:00Z">
              <w:r>
                <w:rPr>
                  <w:rFonts w:ascii="Courier New" w:hAnsi="Courier New" w:cs="Courier New"/>
                  <w:sz w:val="20"/>
                  <w:szCs w:val="20"/>
                </w:rPr>
                <w:t xml:space="preserve">- Dashboard counts, grade logbook, student history, and curriculum CSV / PDF exports</w:t>
              </w:r>
            </w:ins>
          </w:p>
        </w:tc>
      </w:tr>
    </w:tbl>
    <w:p w14:paraId="20C8A910" w14:textId="77777777" w:rsidR="005D7A48" w:rsidRDefault="005D7A48">
      <w:pPr>
        <w:spacing w:line="480" w:lineRule="auto"/>
        <w:rPr>
          <w:rFonts w:ascii="Courier New" w:hAnsi="Courier New" w:cs="Courier New"/>
          <w:sz w:val="24"/>
          <w:szCs w:val="24"/>
        </w:rPr>
      </w:pPr>
    </w:p>
    <w:p w14:paraId="4D0A906C" w14:textId="77777777" w:rsidR="005D7A48" w:rsidRDefault="00000000">
      <w:pPr>
        <w:spacing w:line="480" w:lineRule="auto"/>
        <w:jc w:val="center"/>
        <w:rPr>
          <w:rFonts w:ascii="Courier New" w:hAnsi="Courier New" w:cs="Courier New"/>
          <w:b/>
          <w:bCs/>
          <w:sz w:val="24"/>
          <w:szCs w:val="24"/>
        </w:rPr>
      </w:pPr>
      <w:r>
        <w:rPr>
          <w:rFonts w:ascii="Courier New" w:hAnsi="Courier New" w:cs="Courier New"/>
          <w:b/>
          <w:bCs/>
          <w:sz w:val="24"/>
          <w:szCs w:val="24"/>
        </w:rPr>
        <w:t>Figure 4.3</w:t>
      </w:r>
    </w:p>
    <w:p w14:paraId="29534F42" w14:textId="77777777" w:rsidR="005D7A48" w:rsidRDefault="000451DF">
      <w:pPr>
        <w:spacing w:line="240" w:lineRule="auto"/>
        <w:jc w:val="center"/>
        <w:rPr>
          <w:del w:id="90336" w:author="Claude" w:date="2026-10-07T00:00:00Z"/>
          <w:rFonts w:ascii="Courier New" w:hAnsi="Courier New" w:cs="Courier New"/>
          <w:sz w:val="24"/>
          <w:szCs w:val="24"/>
        </w:rPr>
      </w:pPr>
      <w:del w:id="90335" w:author="Claude" w:date="2026-10-07T00:00:00Z">
        <w:r>
          <w:rPr>
            <w:noProof/>
          </w:rPr>
          <w:drawing>
            <wp:inline distT="0" distB="0" distL="0" distR="0" wp14:anchorId="03AC2ACA" wp14:editId="7988BC1C">
              <wp:extent cx="5487670" cy="3840480"/>
              <wp:effectExtent l="0" t="0" r="0" b="7620"/>
              <wp:docPr id="194642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29806" name=""/>
                      <pic:cNvPicPr/>
                    </pic:nvPicPr>
                    <pic:blipFill>
                      <a:blip r:embed="rId22"/>
                      <a:stretch>
                        <a:fillRect/>
                      </a:stretch>
                    </pic:blipFill>
                    <pic:spPr>
                      <a:xfrm>
                        <a:off x="0" y="0"/>
                        <a:ext cx="5487670" cy="3840480"/>
                      </a:xfrm>
                      <a:prstGeom prst="rect">
                        <a:avLst/>
                      </a:prstGeom>
                    </pic:spPr>
                  </pic:pic>
                </a:graphicData>
              </a:graphic>
            </wp:inline>
          </w:drawing>
        </w:r>
      </w:del>
    </w:p>
    <w:p w:rsidR="005D7A48" w:rsidRDefault="000451DF">
      <w:pPr>
        <w:spacing w:line="240" w:lineRule="auto"/>
        <w:jc w:val="center"/>
        <w:rPr>
          <w:ins w:id="90333" w:author="Claude" w:date="2026-10-07T00:00:00Z"/>
          <w:rFonts w:ascii="Courier New" w:hAnsi="Courier New" w:cs="Courier New"/>
          <w:sz w:val="24"/>
          <w:szCs w:val="24"/>
        </w:rPr>
      </w:pPr>
      <w:ins w:id="90334" w:author="Claude" w:date="2026-10-07T00:00:00Z">
        <w:r>
          <w:rPr>
            <w:noProof/>
          </w:rPr>
          <w:drawing>
            <wp:inline distT="0" distB="0" distL="0" distR="0">
              <wp:extent cx="5486400" cy="4777388"/>
              <wp:effectExtent l="0" t="0" r="0" b="7620"/>
              <wp:docPr id="7000001" nam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01" name="Figure 4.4"/>
                      <pic:cNvPicPr/>
                    </pic:nvPicPr>
                    <pic:blipFill>
                      <a:blip r:embed="rId9001"/>
                      <a:stretch>
                        <a:fillRect/>
                      </a:stretch>
                    </pic:blipFill>
                    <pic:spPr>
                      <a:xfrm>
                        <a:off x="0" y="0"/>
                        <a:ext cx="5486400" cy="4777388"/>
                      </a:xfrm>
                      <a:prstGeom prst="rect">
                        <a:avLst/>
                      </a:prstGeom>
                    </pic:spPr>
                  </pic:pic>
                </a:graphicData>
              </a:graphic>
            </wp:inline>
          </w:drawing>
        </w:r>
      </w:ins>
    </w:p>
    <w:p w14:paraId="7C147083" w14:textId="77777777" w:rsidR="005D7A48" w:rsidRDefault="00000000">
      <w:pPr>
        <w:spacing w:line="480" w:lineRule="auto"/>
        <w:ind w:firstLine="720"/>
        <w:jc w:val="both"/>
        <w:rPr>
          <w:rFonts w:ascii="Courier New" w:hAnsi="Courier New" w:cs="Courier New"/>
          <w:sz w:val="24"/>
          <w:szCs w:val="24"/>
        </w:rPr>
      </w:pPr>
      <w:del w:id="90345" w:author="Claude" w:date="2026-10-07T00:00:00Z">
        <w:r>
          <w:rPr>
            <w:rFonts w:ascii="Courier New" w:hAnsi="Courier New" w:cs="Courier New"/>
            <w:b/>
            <w:bCs/>
            <w:sz w:val="24"/>
            <w:szCs w:val="24"/>
          </w:rPr>
          <w:delText xml:space="preserve">Figure 4.4 </w:delText>
        </w:r>
      </w:del>
      <w:del w:id="90346" w:author="Claude" w:date="2026-10-07T00:00:00Z">
        <w:r>
          <w:rPr>
            <w:rFonts w:ascii="Courier New" w:hAnsi="Courier New" w:cs="Courier New"/>
            <w:sz w:val="24"/>
            <w:szCs w:val="24"/>
          </w:rPr>
          <w:delText xml:space="preserve">shows the Program Chairperson as the primary actor, interacting with nearly every module — login, dashboard, student search, curriculum audit, grade entry, manual import, violation review, and report export. The Dean is scoped to college-wide oversight functions (dashboard, graduation/residency monitoring, report export), consistent with the RLS-based access scoping described above. The System actor represents the automated MIS synchronization that feeds the audit engine and manual-import fail-safe without requiring direct human triggering.</w:delText>
        </w:r>
      </w:del>
      <w:ins w:id="90347" w:author="Claude" w:date="2026-10-07T00:00:00Z">
        <w:r>
          <w:rPr>
            <w:rFonts w:ascii="Courier New" w:hAnsi="Courier New" w:cs="Courier New"/>
            <w:b/>
            <w:bCs/>
            <w:sz w:val="24"/>
            <w:szCs w:val="24"/>
          </w:rPr>
          <w:t xml:space="preserve">Figure 4.4</w:t>
        </w:r>
      </w:ins>
      <w:ins w:id="90348" w:author="Claude" w:date="2026-10-07T00:00:00Z">
        <w:r>
          <w:rPr>
            <w:rFonts w:ascii="Courier New" w:hAnsi="Courier New" w:cs="Courier New"/>
            <w:sz w:val="24"/>
            <w:szCs w:val="24"/>
          </w:rPr>
          <w:t xml:space="preserve"> shows the two actors of the system. The Program Chairperson interacts with most modules: managing curriculum versions (including their import and export), registering and importing students, entering grades, viewing each student's audit and grade logbook, setting a year level by hand, and recording shifts, transfers and drops. The Dean oversees the college: viewing the dashboard of every program, setting the current semester, creating programs with their chairperson accounts, and reassigning chairpersons. Both log in, view a dashboard and change their password, and a new chairperson must replace the temporary password at first login. The audit itself needs no separate action: the system performs it whenever a student's audit or the dashboard is shown.</w:t>
        </w:r>
      </w:ins>
    </w:p>
    <w:p w14:paraId="372D541E" w14:textId="77777777" w:rsidR="005D7A48" w:rsidRDefault="00000000">
      <w:pPr>
        <w:spacing w:line="240" w:lineRule="auto"/>
        <w:jc w:val="center"/>
        <w:rPr>
          <w:del w:id="90340" w:author="Claude" w:date="2026-10-07T00:00:00Z"/>
          <w:rFonts w:ascii="Courier New" w:hAnsi="Courier New" w:cs="Courier New"/>
          <w:sz w:val="24"/>
          <w:szCs w:val="24"/>
        </w:rPr>
      </w:pPr>
      <w:del w:id="90339" w:author="Claude" w:date="2026-10-07T00:00:00Z">
        <w:r>
          <w:rPr>
            <w:noProof/>
          </w:rPr>
          <w:drawing>
            <wp:inline distT="0" distB="0" distL="0" distR="0" wp14:anchorId="202BC655" wp14:editId="4A6465C6">
              <wp:extent cx="5486400" cy="4009846"/>
              <wp:effectExtent l="0" t="0" r="0" b="0"/>
              <wp:docPr id="103" nam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4.5"/>
                      <pic:cNvPicPr/>
                    </pic:nvPicPr>
                    <pic:blipFill>
                      <a:blip r:embed="rId23"/>
                      <a:stretch>
                        <a:fillRect/>
                      </a:stretch>
                    </pic:blipFill>
                    <pic:spPr>
                      <a:xfrm>
                        <a:off x="0" y="0"/>
                        <a:ext cx="5486400" cy="4009846"/>
                      </a:xfrm>
                      <a:prstGeom prst="rect">
                        <a:avLst/>
                      </a:prstGeom>
                    </pic:spPr>
                  </pic:pic>
                </a:graphicData>
              </a:graphic>
            </wp:inline>
          </w:drawing>
        </w:r>
      </w:del>
    </w:p>
    <w:p w:rsidR="005D7A48" w:rsidRDefault="00000000">
      <w:pPr>
        <w:spacing w:line="240" w:lineRule="auto"/>
        <w:jc w:val="center"/>
        <w:rPr>
          <w:ins w:id="90337" w:author="Claude" w:date="2026-10-07T00:00:00Z"/>
          <w:rFonts w:ascii="Courier New" w:hAnsi="Courier New" w:cs="Courier New"/>
          <w:sz w:val="24"/>
          <w:szCs w:val="24"/>
        </w:rPr>
      </w:pPr>
      <w:ins w:id="90338" w:author="Claude" w:date="2026-10-07T00:00:00Z">
        <w:r>
          <w:rPr>
            <w:noProof/>
          </w:rPr>
          <w:drawing>
            <wp:inline distT="0" distB="0" distL="0" distR="0">
              <wp:extent cx="5486400" cy="4937760"/>
              <wp:effectExtent l="0" t="0" r="0" b="0"/>
              <wp:docPr id="7000002" nam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02" name="Figure 4.5"/>
                      <pic:cNvPicPr/>
                    </pic:nvPicPr>
                    <pic:blipFill>
                      <a:blip r:embed="rId9002"/>
                      <a:stretch>
                        <a:fillRect/>
                      </a:stretch>
                    </pic:blipFill>
                    <pic:spPr>
                      <a:xfrm>
                        <a:off x="0" y="0"/>
                        <a:ext cx="5486400" cy="4937760"/>
                      </a:xfrm>
                      <a:prstGeom prst="rect">
                        <a:avLst/>
                      </a:prstGeom>
                    </pic:spPr>
                  </pic:pic>
                </a:graphicData>
              </a:graphic>
            </wp:inline>
          </w:drawing>
        </w:r>
      </w:ins>
    </w:p>
    <w:p w14:paraId="6100C68F" w14:textId="77777777" w:rsidR="005D7A48" w:rsidRDefault="00000000">
      <w:pPr>
        <w:spacing w:line="480" w:lineRule="auto"/>
        <w:ind w:firstLine="720"/>
        <w:jc w:val="both"/>
        <w:rPr>
          <w:rFonts w:ascii="Courier New" w:hAnsi="Courier New" w:cs="Courier New"/>
          <w:sz w:val="24"/>
          <w:szCs w:val="24"/>
        </w:rPr>
      </w:pPr>
      <w:del w:id="90349" w:author="Claude" w:date="2026-10-07T00:00:00Z">
        <w:r>
          <w:rPr>
            <w:rFonts w:ascii="Courier New" w:hAnsi="Courier New" w:cs="Courier New"/>
            <w:b/>
            <w:bCs/>
            <w:sz w:val="24"/>
            <w:szCs w:val="24"/>
          </w:rPr>
          <w:delText xml:space="preserve">Figure 4.5 </w:delText>
        </w:r>
      </w:del>
      <w:del w:id="90350" w:author="Claude" w:date="2026-10-07T00:00:00Z">
        <w:r>
          <w:rPr>
            <w:rFonts w:ascii="Courier New" w:hAnsi="Courier New" w:cs="Courier New"/>
            <w:sz w:val="24"/>
            <w:szCs w:val="24"/>
          </w:rPr>
          <w:delText xml:space="preserve">traces a single audit cycle under the revised five-state model: a student record is synced from the MIS (or manually imported), and the audit engine checks whether a grade is already on file for the subject. If one is, the engine checks whether prerequisites were met at the time of entry — a pass is marked Completed, while an entry made without meeting the requirement is permanently flagged as a Violation and routed to the Chairperson for review. If no grade is on file yet, the engine evaluates current eligibility: a student who meets all requirements is marked Available to enroll, one still working through an in-progress prerequisite is marked Pending, and one who does not yet meet the requirements is marked Unavailable. All five outcomes converge on the same finalization step, after which the record is reflected on the analytics dashboard.</w:delText>
        </w:r>
      </w:del>
      <w:ins w:id="90351" w:author="Claude" w:date="2026-10-07T00:00:00Z">
        <w:r>
          <w:rPr>
            <w:rFonts w:ascii="Courier New" w:hAnsi="Courier New" w:cs="Courier New"/>
            <w:b/>
            <w:bCs/>
            <w:sz w:val="24"/>
            <w:szCs w:val="24"/>
          </w:rPr>
          <w:t xml:space="preserve">Figure 4.5</w:t>
        </w:r>
      </w:ins>
      <w:ins w:id="90352" w:author="Claude" w:date="2026-10-07T00:00:00Z">
        <w:r>
          <w:rPr>
            <w:rFonts w:ascii="Courier New" w:hAnsi="Courier New" w:cs="Courier New"/>
            <w:sz w:val="24"/>
            <w:szCs w:val="24"/>
          </w:rPr>
          <w:t xml:space="preserve"> traces the audit of a single subject. After the chairperson saves a term's grades, which are first checked for valid KSU grade values and for conflicts with a later recorded term, the audit engine looks at the student's record for each subject. A subject with no record is Available if its requirements have been passed, Pending if it is waiting for a requirement's final grade, and Unavailable otherwise, with the missing requirements listed. A subject that is in progress or INC is Pending. For a graded subject, the engine checks whether every requirement was met before the term it was taken: a prerequisite passed in an earlier term, the co-requisite taken in the same term, and the year standing at that time. If not, the subject is a Violation with the reason given, earns no credit and must be retaken; if the year standing cannot be confirmed from the grades, it is marked "Year standing: please verify". If the requirements were met, a passed subject whose co-requisite was also passed is Completed and counts toward units and year level, while a failed one is Available for retaking. The results then update the student's year level, regular or irregular status, and the dashboard.</w:t>
        </w:r>
      </w:ins>
    </w:p>
    <w:p w14:paraId="75CE369C" w14:textId="77777777" w:rsidR="005D7A48" w:rsidRDefault="000451DF">
      <w:pPr>
        <w:spacing w:line="240" w:lineRule="auto"/>
        <w:jc w:val="center"/>
        <w:rPr>
          <w:del w:id="90344" w:author="Claude" w:date="2026-10-07T00:00:00Z"/>
          <w:rFonts w:ascii="Courier New" w:hAnsi="Courier New" w:cs="Courier New"/>
          <w:sz w:val="24"/>
          <w:szCs w:val="24"/>
        </w:rPr>
      </w:pPr>
      <w:del w:id="90343" w:author="Claude" w:date="2026-10-07T00:00:00Z">
        <w:r>
          <w:rPr>
            <w:noProof/>
          </w:rPr>
          <w:drawing>
            <wp:inline distT="0" distB="0" distL="0" distR="0" wp14:anchorId="069B0A4D" wp14:editId="25755783">
              <wp:extent cx="5487670" cy="2509520"/>
              <wp:effectExtent l="0" t="0" r="0" b="5080"/>
              <wp:docPr id="198231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13181" name=""/>
                      <pic:cNvPicPr/>
                    </pic:nvPicPr>
                    <pic:blipFill>
                      <a:blip r:embed="rId24"/>
                      <a:stretch>
                        <a:fillRect/>
                      </a:stretch>
                    </pic:blipFill>
                    <pic:spPr>
                      <a:xfrm>
                        <a:off x="0" y="0"/>
                        <a:ext cx="5487670" cy="2509520"/>
                      </a:xfrm>
                      <a:prstGeom prst="rect">
                        <a:avLst/>
                      </a:prstGeom>
                    </pic:spPr>
                  </pic:pic>
                </a:graphicData>
              </a:graphic>
            </wp:inline>
          </w:drawing>
        </w:r>
      </w:del>
    </w:p>
    <w:p w:rsidR="005D7A48" w:rsidRDefault="000451DF">
      <w:pPr>
        <w:spacing w:line="240" w:lineRule="auto"/>
        <w:jc w:val="center"/>
        <w:rPr>
          <w:ins w:id="90341" w:author="Claude" w:date="2026-10-07T00:00:00Z"/>
          <w:rFonts w:ascii="Courier New" w:hAnsi="Courier New" w:cs="Courier New"/>
          <w:sz w:val="24"/>
          <w:szCs w:val="24"/>
        </w:rPr>
      </w:pPr>
      <w:ins w:id="90342" w:author="Claude" w:date="2026-10-07T00:00:00Z">
        <w:r>
          <w:rPr>
            <w:noProof/>
          </w:rPr>
          <w:drawing>
            <wp:inline distT="0" distB="0" distL="0" distR="0">
              <wp:extent cx="5486400" cy="3319272"/>
              <wp:effectExtent l="0" t="0" r="0" b="5080"/>
              <wp:docPr id="7000003" nam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03" name="Figure 4.6"/>
                      <pic:cNvPicPr/>
                    </pic:nvPicPr>
                    <pic:blipFill>
                      <a:blip r:embed="rId9003"/>
                      <a:stretch>
                        <a:fillRect/>
                      </a:stretch>
                    </pic:blipFill>
                    <pic:spPr>
                      <a:xfrm>
                        <a:off x="0" y="0"/>
                        <a:ext cx="5486400" cy="3319272"/>
                      </a:xfrm>
                      <a:prstGeom prst="rect">
                        <a:avLst/>
                      </a:prstGeom>
                    </pic:spPr>
                  </pic:pic>
                </a:graphicData>
              </a:graphic>
            </wp:inline>
          </w:drawing>
        </w:r>
      </w:ins>
    </w:p>
    <w:p w14:paraId="0311F6A3" w14:textId="77777777" w:rsidR="005D7A48" w:rsidRDefault="00000000">
      <w:pPr>
        <w:spacing w:line="480" w:lineRule="auto"/>
        <w:ind w:firstLine="720"/>
        <w:jc w:val="both"/>
        <w:rPr>
          <w:rFonts w:ascii="Courier New" w:hAnsi="Courier New" w:cs="Courier New"/>
          <w:sz w:val="24"/>
          <w:szCs w:val="24"/>
        </w:rPr>
      </w:pPr>
      <w:del w:id="90353" w:author="Claude" w:date="2026-10-07T00:00:00Z">
        <w:r>
          <w:rPr>
            <w:rFonts w:ascii="Courier New" w:hAnsi="Courier New" w:cs="Courier New"/>
            <w:b/>
            <w:bCs/>
            <w:sz w:val="24"/>
            <w:szCs w:val="24"/>
          </w:rPr>
          <w:delText xml:space="preserve">Figure 4.6 </w:delText>
        </w:r>
      </w:del>
      <w:del w:id="90354" w:author="Claude" w:date="2026-10-07T00:00:00Z">
        <w:r>
          <w:rPr>
            <w:rFonts w:ascii="Courier New" w:hAnsi="Courier New" w:cs="Courier New"/>
            <w:sz w:val="24"/>
            <w:szCs w:val="24"/>
          </w:rPr>
          <w:delText xml:space="preserve">outlines the system's navigation depth: from Login, users land on the Dashboard, from which the five functional modules branch — Student Search, Curriculum Management, Grade Entry, Transfer/Shift Records, and Data Export — with Student Search drilling further into the individual Student Profile, where per-subject audit status and the graduation/residency indicator are displayed.</w:delText>
        </w:r>
      </w:del>
      <w:ins w:id="90355" w:author="Claude" w:date="2026-10-07T00:00:00Z">
        <w:r>
          <w:rPr>
            <w:rFonts w:ascii="Courier New" w:hAnsi="Courier New" w:cs="Courier New"/>
            <w:b/>
            <w:bCs/>
            <w:sz w:val="24"/>
            <w:szCs w:val="24"/>
          </w:rPr>
          <w:t xml:space="preserve">Figure 4.6</w:t>
        </w:r>
      </w:ins>
      <w:ins w:id="90356" w:author="Claude" w:date="2026-10-07T00:00:00Z">
        <w:r>
          <w:rPr>
            <w:rFonts w:ascii="Courier New" w:hAnsi="Courier New" w:cs="Courier New"/>
            <w:sz w:val="24"/>
            <w:szCs w:val="24"/>
          </w:rPr>
          <w:t xml:space="preserve"> outlines the system's navigation. From Login (and the password change required at a chairperson's first login), users land on the Dashboard. A Program Chairperson's menu leads to Students, Register Student, Shift In a Student, Manage Curriculum and Account Settings; from Students, each student's audit page opens the Edit Student, Grade Logbook, Transfer / Shift and Enter Grades pages. A Dean's menu leads to the Dashboard, where the current semester is set, Create Program, Reassign Chairperson and Account Settings.</w:t>
        </w:r>
      </w:ins>
    </w:p>
    <w:p w14:paraId="632F7759" w14:textId="77777777" w:rsidR="005D7A48" w:rsidRDefault="00000000">
      <w:pPr>
        <w:spacing w:line="480" w:lineRule="auto"/>
        <w:jc w:val="both"/>
        <w:rPr>
          <w:rFonts w:ascii="Courier New" w:hAnsi="Courier New" w:cs="Courier New"/>
          <w:b/>
          <w:bCs/>
          <w:sz w:val="24"/>
          <w:szCs w:val="24"/>
        </w:rPr>
      </w:pPr>
      <w:r>
        <w:rPr>
          <w:rFonts w:ascii="Courier New" w:hAnsi="Courier New" w:cs="Courier New"/>
          <w:b/>
          <w:bCs/>
          <w:sz w:val="24"/>
          <w:szCs w:val="24"/>
        </w:rPr>
        <w:t xml:space="preserve">Figure 4.7. </w:t>
      </w:r>
      <w:del w:id="90357" w:author="Claude" w:date="2026-10-07T00:00:00Z">
        <w:r>
          <w:rPr>
            <w:rFonts w:ascii="Courier New" w:hAnsi="Courier New" w:cs="Courier New"/>
            <w:b/>
            <w:bCs/>
            <w:sz w:val="24"/>
            <w:szCs w:val="24"/>
          </w:rPr>
          <w:delText xml:space="preserve">Wireframe</w:delText>
        </w:r>
      </w:del>
      <w:ins w:id="90358" w:author="Claude" w:date="2026-10-07T00:00:00Z">
        <w:r>
          <w:rPr>
            <w:rFonts w:ascii="Courier New" w:hAnsi="Courier New" w:cs="Courier New"/>
            <w:b/>
            <w:bCs/>
            <w:sz w:val="24"/>
            <w:szCs w:val="24"/>
          </w:rPr>
          <w:t xml:space="preserve">User Interface of Auditrix</w:t>
        </w:r>
      </w:ins>
    </w:p>
    <w:p>
      <w:pPr>
        <w:spacing w:line="480" w:lineRule="auto"/>
        <w:ind w:firstLine="720"/>
        <w:jc w:val="both"/>
        <w:rPr>
          <w:ins w:id="90359" w:author="Claude" w:date="2026-10-07T00:00:00Z"/>
          <w:rFonts w:ascii="Courier New" w:hAnsi="Courier New" w:cs="Courier New"/>
          <w:sz w:val="24"/>
          <w:szCs w:val="24"/>
          <w:lang w:val="en-US"/>
        </w:rPr>
      </w:pPr>
      <w:ins w:id="90360" w:author="Claude" w:date="2026-10-07T00:00:00Z">
        <w:r>
          <w:rPr>
            <w:rFonts w:ascii="Courier New" w:hAnsi="Courier New" w:cs="Courier New"/>
            <w:sz w:val="24"/>
            <w:szCs w:val="24"/>
            <w:lang w:val="en-US"/>
          </w:rPr>
          <w:t xml:space="preserve">Figure 4.7 shows the main screens of the developed system, captured from the running application with sample CEIT data.</w:t>
        </w:r>
      </w:ins>
    </w:p>
    <w:p w14:paraId="2F026AA6"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4.7a. Log In — Dean role</w:t>
      </w:r>
    </w:p>
    <w:p w14:paraId="0AC24091" w14:textId="77777777" w:rsidR="000E6F57" w:rsidRDefault="00000000">
      <w:pPr>
        <w:spacing w:after="120" w:line="240" w:lineRule="auto"/>
        <w:jc w:val="center"/>
        <w:rPr>
          <w:rFonts w:ascii="Courier New" w:hAnsi="Courier New" w:cs="Courier New"/>
          <w:sz w:val="24"/>
          <w:szCs w:val="24"/>
        </w:rPr>
      </w:pPr>
      <w:r>
        <w:rPr>
          <w:noProof/>
        </w:rPr>
        <w:drawing>
          <wp:inline distT="0" distB="0" distL="0" distR="0" wp14:anchorId="5900278C" wp14:editId="75FA05C4">
            <wp:extent cx="5669280" cy="3188045"/>
            <wp:effectExtent l="0" t="0" r="0" b="0"/>
            <wp:docPr id="215" name="Auditrix login, De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Auditrix login, Dean account"/>
                    <pic:cNvPicPr/>
                  </pic:nvPicPr>
                  <pic:blipFill>
                    <a:blip r:embed="rId25"/>
                    <a:stretch>
                      <a:fillRect/>
                    </a:stretch>
                  </pic:blipFill>
                  <pic:spPr>
                    <a:xfrm>
                      <a:off x="0" y="0"/>
                      <a:ext cx="5669280" cy="3188045"/>
                    </a:xfrm>
                    <a:prstGeom prst="rect">
                      <a:avLst/>
                    </a:prstGeom>
                  </pic:spPr>
                </pic:pic>
              </a:graphicData>
            </a:graphic>
          </wp:inline>
        </w:drawing>
      </w:r>
    </w:p>
    <w:p w14:paraId="5933C17B"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4.7b. Log In — Program Chairperson role</w:t>
      </w:r>
    </w:p>
    <w:p w14:paraId="31927E7A" w14:textId="77777777" w:rsidR="000E6F57" w:rsidRDefault="00000000">
      <w:pPr>
        <w:spacing w:after="120" w:line="240" w:lineRule="auto"/>
        <w:jc w:val="center"/>
        <w:rPr>
          <w:rFonts w:ascii="Courier New" w:hAnsi="Courier New" w:cs="Courier New"/>
          <w:sz w:val="24"/>
          <w:szCs w:val="24"/>
        </w:rPr>
      </w:pPr>
      <w:r>
        <w:rPr>
          <w:noProof/>
        </w:rPr>
        <w:lastRenderedPageBreak/>
        <w:drawing>
          <wp:inline distT="0" distB="0" distL="0" distR="0" wp14:anchorId="13BC1D3A" wp14:editId="32B9F8A3">
            <wp:extent cx="5669280" cy="3188045"/>
            <wp:effectExtent l="0" t="0" r="0" b="0"/>
            <wp:docPr id="216" name="Auditrix login, Chairperso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Auditrix login, Chairperson account"/>
                    <pic:cNvPicPr/>
                  </pic:nvPicPr>
                  <pic:blipFill>
                    <a:blip r:embed="rId26"/>
                    <a:stretch>
                      <a:fillRect/>
                    </a:stretch>
                  </pic:blipFill>
                  <pic:spPr>
                    <a:xfrm>
                      <a:off x="0" y="0"/>
                      <a:ext cx="5669280" cy="3188045"/>
                    </a:xfrm>
                    <a:prstGeom prst="rect">
                      <a:avLst/>
                    </a:prstGeom>
                  </pic:spPr>
                </pic:pic>
              </a:graphicData>
            </a:graphic>
          </wp:inline>
        </w:drawing>
      </w:r>
    </w:p>
    <w:p w14:paraId="5C0ACC49"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4.7c. Students — search and list view</w:t>
      </w:r>
    </w:p>
    <w:p w14:paraId="254BEEAD" w14:textId="77777777" w:rsidR="000E6F57" w:rsidRDefault="00000000">
      <w:pPr>
        <w:spacing w:after="120" w:line="240" w:lineRule="auto"/>
        <w:jc w:val="center"/>
        <w:rPr>
          <w:rFonts w:ascii="Courier New" w:hAnsi="Courier New" w:cs="Courier New"/>
          <w:sz w:val="24"/>
          <w:szCs w:val="24"/>
        </w:rPr>
      </w:pPr>
      <w:r>
        <w:rPr>
          <w:noProof/>
        </w:rPr>
        <w:drawing>
          <wp:inline distT="0" distB="0" distL="0" distR="0" wp14:anchorId="23845265" wp14:editId="2659A39E">
            <wp:extent cx="5669280" cy="3188045"/>
            <wp:effectExtent l="0" t="0" r="0" b="0"/>
            <wp:docPr id="214" name="Studen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Students list"/>
                    <pic:cNvPicPr/>
                  </pic:nvPicPr>
                  <pic:blipFill>
                    <a:blip r:embed="rId27"/>
                    <a:stretch>
                      <a:fillRect/>
                    </a:stretch>
                  </pic:blipFill>
                  <pic:spPr>
                    <a:xfrm>
                      <a:off x="0" y="0"/>
                      <a:ext cx="5669280" cy="3188045"/>
                    </a:xfrm>
                    <a:prstGeom prst="rect">
                      <a:avLst/>
                    </a:prstGeom>
                  </pic:spPr>
                </pic:pic>
              </a:graphicData>
            </a:graphic>
          </wp:inline>
        </w:drawing>
      </w:r>
    </w:p>
    <w:p w14:paraId="6D103ABC"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 xml:space="preserve">Figure 4.7d. Student </w:t>
      </w:r>
      <w:del w:id="90361" w:author="Claude" w:date="2026-10-07T00:00:00Z">
        <w:r>
          <w:rPr>
            <w:rFonts w:ascii="Courier New" w:hAnsi="Courier New" w:cs="Courier New"/>
            <w:b/>
            <w:bCs/>
            <w:sz w:val="24"/>
            <w:szCs w:val="24"/>
          </w:rPr>
          <w:delText xml:space="preserve">Profile — flagged violation</w:delText>
        </w:r>
      </w:del>
      <w:ins w:id="90362" w:author="Claude" w:date="2026-10-07T00:00:00Z">
        <w:r>
          <w:rPr>
            <w:rFonts w:ascii="Courier New" w:hAnsi="Courier New" w:cs="Courier New"/>
            <w:b/>
            <w:bCs/>
            <w:sz w:val="24"/>
            <w:szCs w:val="24"/>
          </w:rPr>
          <w:t xml:space="preserve">Audit — subject taken out of order and Irregular status</w:t>
        </w:r>
      </w:ins>
    </w:p>
    <w:p w14:paraId="22AA40F9" w14:textId="77777777" w:rsidR="000E6F57" w:rsidRDefault="00000000">
      <w:pPr>
        <w:spacing w:after="120" w:line="240" w:lineRule="auto"/>
        <w:jc w:val="center"/>
        <w:rPr>
          <w:rFonts w:ascii="Courier New" w:hAnsi="Courier New" w:cs="Courier New"/>
          <w:sz w:val="24"/>
          <w:szCs w:val="24"/>
        </w:rPr>
      </w:pPr>
      <w:r>
        <w:rPr>
          <w:noProof/>
        </w:rPr>
        <w:lastRenderedPageBreak/>
        <w:drawing>
          <wp:inline distT="0" distB="0" distL="0" distR="0" wp14:anchorId="57E69D58" wp14:editId="452F149B">
            <wp:extent cx="5669280" cy="3196382"/>
            <wp:effectExtent l="0" t="0" r="0" b="0"/>
            <wp:docPr id="208" name="Student profile with violation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Student profile with violation banner"/>
                    <pic:cNvPicPr/>
                  </pic:nvPicPr>
                  <pic:blipFill>
                    <a:blip r:embed="rId28"/>
                    <a:stretch>
                      <a:fillRect/>
                    </a:stretch>
                  </pic:blipFill>
                  <pic:spPr>
                    <a:xfrm>
                      <a:off x="0" y="0"/>
                      <a:ext cx="5669280" cy="3196382"/>
                    </a:xfrm>
                    <a:prstGeom prst="rect">
                      <a:avLst/>
                    </a:prstGeom>
                  </pic:spPr>
                </pic:pic>
              </a:graphicData>
            </a:graphic>
          </wp:inline>
        </w:drawing>
      </w:r>
    </w:p>
    <w:p w14:paraId="788B61E7"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4.7e. Transfer / Shift Records</w:t>
      </w:r>
    </w:p>
    <w:p w14:paraId="1637C5C5" w14:textId="77777777" w:rsidR="000E6F57" w:rsidRDefault="00000000">
      <w:pPr>
        <w:spacing w:after="120" w:line="240" w:lineRule="auto"/>
        <w:jc w:val="center"/>
        <w:rPr>
          <w:rFonts w:ascii="Courier New" w:hAnsi="Courier New" w:cs="Courier New"/>
          <w:sz w:val="24"/>
          <w:szCs w:val="24"/>
        </w:rPr>
      </w:pPr>
      <w:r>
        <w:rPr>
          <w:noProof/>
        </w:rPr>
        <w:drawing>
          <wp:inline distT="0" distB="0" distL="0" distR="0" wp14:anchorId="3A365DC5" wp14:editId="52B811C7">
            <wp:extent cx="5669280" cy="3185088"/>
            <wp:effectExtent l="0" t="0" r="0" b="0"/>
            <wp:docPr id="209" name="Transfer or shif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Transfer or shift page"/>
                    <pic:cNvPicPr/>
                  </pic:nvPicPr>
                  <pic:blipFill>
                    <a:blip r:embed="rId29"/>
                    <a:stretch>
                      <a:fillRect/>
                    </a:stretch>
                  </pic:blipFill>
                  <pic:spPr>
                    <a:xfrm>
                      <a:off x="0" y="0"/>
                      <a:ext cx="5669280" cy="3185088"/>
                    </a:xfrm>
                    <a:prstGeom prst="rect">
                      <a:avLst/>
                    </a:prstGeom>
                  </pic:spPr>
                </pic:pic>
              </a:graphicData>
            </a:graphic>
          </wp:inline>
        </w:drawing>
      </w:r>
    </w:p>
    <w:p w14:paraId="74AACAF0"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 xml:space="preserve">Figure 4.7f. Enter Grades</w:t>
      </w:r>
      <w:ins w:id="90363" w:author="Claude" w:date="2026-10-07T00:00:00Z">
        <w:r>
          <w:rPr>
            <w:rFonts w:ascii="Courier New" w:hAnsi="Courier New" w:cs="Courier New"/>
            <w:b/>
            <w:bCs/>
            <w:sz w:val="24"/>
            <w:szCs w:val="24"/>
          </w:rPr>
          <w:t xml:space="preserve"> — choosing the term</w:t>
        </w:r>
      </w:ins>
    </w:p>
    <w:p w14:paraId="5738581D" w14:textId="77777777" w:rsidR="000E6F57" w:rsidRDefault="00000000">
      <w:pPr>
        <w:spacing w:after="120" w:line="240" w:lineRule="auto"/>
        <w:jc w:val="center"/>
        <w:rPr>
          <w:rFonts w:ascii="Courier New" w:hAnsi="Courier New" w:cs="Courier New"/>
          <w:sz w:val="24"/>
          <w:szCs w:val="24"/>
        </w:rPr>
      </w:pPr>
      <w:r>
        <w:rPr>
          <w:noProof/>
        </w:rPr>
        <w:lastRenderedPageBreak/>
        <w:drawing>
          <wp:inline distT="0" distB="0" distL="0" distR="0" wp14:anchorId="7A8ED682" wp14:editId="54C8238D">
            <wp:extent cx="5669280" cy="3188045"/>
            <wp:effectExtent l="0" t="0" r="0" b="0"/>
            <wp:docPr id="210" name="Enter grad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Enter grades page"/>
                    <pic:cNvPicPr/>
                  </pic:nvPicPr>
                  <pic:blipFill>
                    <a:blip r:embed="rId30"/>
                    <a:stretch>
                      <a:fillRect/>
                    </a:stretch>
                  </pic:blipFill>
                  <pic:spPr>
                    <a:xfrm>
                      <a:off x="0" y="0"/>
                      <a:ext cx="5669280" cy="3188045"/>
                    </a:xfrm>
                    <a:prstGeom prst="rect">
                      <a:avLst/>
                    </a:prstGeom>
                  </pic:spPr>
                </pic:pic>
              </a:graphicData>
            </a:graphic>
          </wp:inline>
        </w:drawing>
      </w:r>
    </w:p>
    <w:p w14:paraId="2799455A"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4.7g. Manage Curriculum Versions</w:t>
      </w:r>
    </w:p>
    <w:p w14:paraId="3E0647FD" w14:textId="77777777" w:rsidR="000E6F57" w:rsidRDefault="00000000">
      <w:pPr>
        <w:spacing w:after="120" w:line="240" w:lineRule="auto"/>
        <w:jc w:val="center"/>
        <w:rPr>
          <w:rFonts w:ascii="Courier New" w:hAnsi="Courier New" w:cs="Courier New"/>
          <w:sz w:val="24"/>
          <w:szCs w:val="24"/>
        </w:rPr>
      </w:pPr>
      <w:r>
        <w:rPr>
          <w:noProof/>
        </w:rPr>
        <w:drawing>
          <wp:inline distT="0" distB="0" distL="0" distR="0" wp14:anchorId="1D08A879" wp14:editId="7033F209">
            <wp:extent cx="5669280" cy="3188045"/>
            <wp:effectExtent l="0" t="0" r="0" b="0"/>
            <wp:docPr id="211" name="Curriculum management, version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Curriculum management, version tabs"/>
                    <pic:cNvPicPr/>
                  </pic:nvPicPr>
                  <pic:blipFill>
                    <a:blip r:embed="rId31"/>
                    <a:stretch>
                      <a:fillRect/>
                    </a:stretch>
                  </pic:blipFill>
                  <pic:spPr>
                    <a:xfrm>
                      <a:off x="0" y="0"/>
                      <a:ext cx="5669280" cy="3188045"/>
                    </a:xfrm>
                    <a:prstGeom prst="rect">
                      <a:avLst/>
                    </a:prstGeom>
                  </pic:spPr>
                </pic:pic>
              </a:graphicData>
            </a:graphic>
          </wp:inline>
        </w:drawing>
      </w:r>
    </w:p>
    <w:p w14:paraId="12049AE4"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 xml:space="preserve">Figure 4.7h. </w:t>
      </w:r>
      <w:del w:id="90364" w:author="Claude" w:date="2026-10-07T00:00:00Z">
        <w:r>
          <w:rPr>
            <w:rFonts w:ascii="Courier New" w:hAnsi="Courier New" w:cs="Courier New"/>
            <w:b/>
            <w:bCs/>
            <w:sz w:val="24"/>
            <w:szCs w:val="24"/>
          </w:rPr>
          <w:delText xml:space="preserve">Run Curriculum Audit — five-state results</w:delText>
        </w:r>
      </w:del>
      <w:ins w:id="90365" w:author="Claude" w:date="2026-10-07T00:00:00Z">
        <w:r>
          <w:rPr>
            <w:rFonts w:ascii="Courier New" w:hAnsi="Courier New" w:cs="Courier New"/>
            <w:b/>
            <w:bCs/>
            <w:sz w:val="24"/>
            <w:szCs w:val="24"/>
          </w:rPr>
          <w:t xml:space="preserve">Student Audit — status, term and reason for each subject</w:t>
        </w:r>
      </w:ins>
    </w:p>
    <w:p w14:paraId="55B6D878" w14:textId="77777777" w:rsidR="000E6F57" w:rsidRDefault="00000000">
      <w:pPr>
        <w:spacing w:after="120" w:line="240" w:lineRule="auto"/>
        <w:jc w:val="center"/>
        <w:rPr>
          <w:rFonts w:ascii="Courier New" w:hAnsi="Courier New" w:cs="Courier New"/>
          <w:sz w:val="24"/>
          <w:szCs w:val="24"/>
        </w:rPr>
      </w:pPr>
      <w:r>
        <w:rPr>
          <w:noProof/>
        </w:rPr>
        <w:lastRenderedPageBreak/>
        <w:drawing>
          <wp:inline distT="0" distB="0" distL="0" distR="0" wp14:anchorId="13D9396F" wp14:editId="0F7D1C09">
            <wp:extent cx="5669280" cy="3188045"/>
            <wp:effectExtent l="0" t="0" r="0" b="0"/>
            <wp:docPr id="212" name="Student audit detail, all five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Student audit detail, all five states"/>
                    <pic:cNvPicPr/>
                  </pic:nvPicPr>
                  <pic:blipFill>
                    <a:blip r:embed="rId32"/>
                    <a:stretch>
                      <a:fillRect/>
                    </a:stretch>
                  </pic:blipFill>
                  <pic:spPr>
                    <a:xfrm>
                      <a:off x="0" y="0"/>
                      <a:ext cx="5669280" cy="3188045"/>
                    </a:xfrm>
                    <a:prstGeom prst="rect">
                      <a:avLst/>
                    </a:prstGeom>
                  </pic:spPr>
                </pic:pic>
              </a:graphicData>
            </a:graphic>
          </wp:inline>
        </w:drawing>
      </w:r>
    </w:p>
    <w:p w14:paraId="629B63E9"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 xml:space="preserve">Figure 4.7i. Student </w:t>
      </w:r>
      <w:del w:id="90366" w:author="Claude" w:date="2026-10-07T00:00:00Z">
        <w:r>
          <w:rPr>
            <w:rFonts w:ascii="Courier New" w:hAnsi="Courier New" w:cs="Courier New"/>
            <w:b/>
            <w:bCs/>
            <w:sz w:val="24"/>
            <w:szCs w:val="24"/>
          </w:rPr>
          <w:delText xml:space="preserve">Profile — fully compliant </w:delText>
        </w:r>
      </w:del>
      <w:ins w:id="90367" w:author="Claude" w:date="2026-10-07T00:00:00Z">
        <w:r>
          <w:rPr>
            <w:rFonts w:ascii="Courier New" w:hAnsi="Courier New" w:cs="Courier New"/>
            <w:b/>
            <w:bCs/>
            <w:sz w:val="24"/>
            <w:szCs w:val="24"/>
          </w:rPr>
          <w:t xml:space="preserve">Audit — fully compliant (Regular) </w:t>
        </w:r>
      </w:ins>
      <w:r>
        <w:rPr>
          <w:rFonts w:ascii="Courier New" w:hAnsi="Courier New" w:cs="Courier New"/>
          <w:b/>
          <w:bCs/>
          <w:sz w:val="24"/>
          <w:szCs w:val="24"/>
        </w:rPr>
        <w:t xml:space="preserve">example</w:t>
      </w:r>
    </w:p>
    <w:p w14:paraId="7E54C632" w14:textId="77777777" w:rsidR="000E6F57" w:rsidRDefault="00000000">
      <w:pPr>
        <w:spacing w:after="120" w:line="240" w:lineRule="auto"/>
        <w:jc w:val="center"/>
        <w:rPr>
          <w:rFonts w:ascii="Courier New" w:hAnsi="Courier New" w:cs="Courier New"/>
          <w:sz w:val="24"/>
          <w:szCs w:val="24"/>
        </w:rPr>
      </w:pPr>
      <w:r>
        <w:rPr>
          <w:noProof/>
        </w:rPr>
        <w:drawing>
          <wp:inline distT="0" distB="0" distL="0" distR="0" wp14:anchorId="4DA94E66" wp14:editId="733183AE">
            <wp:extent cx="5669280" cy="3188045"/>
            <wp:effectExtent l="0" t="0" r="0" b="0"/>
            <wp:docPr id="213" name="Student profile, zero vio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Student profile, zero violations"/>
                    <pic:cNvPicPr/>
                  </pic:nvPicPr>
                  <pic:blipFill>
                    <a:blip r:embed="rId33"/>
                    <a:stretch>
                      <a:fillRect/>
                    </a:stretch>
                  </pic:blipFill>
                  <pic:spPr>
                    <a:xfrm>
                      <a:off x="0" y="0"/>
                      <a:ext cx="5669280" cy="3188045"/>
                    </a:xfrm>
                    <a:prstGeom prst="rect">
                      <a:avLst/>
                    </a:prstGeom>
                  </pic:spPr>
                </pic:pic>
              </a:graphicData>
            </a:graphic>
          </wp:inline>
        </w:drawing>
      </w:r>
    </w:p>
    <w:p w14:paraId="1544633A"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 xml:space="preserve">Figure 4.7j. Export </w:t>
      </w:r>
      <w:del w:id="90368" w:author="Claude" w:date="2026-10-07T00:00:00Z">
        <w:r>
          <w:rPr>
            <w:rFonts w:ascii="Courier New" w:hAnsi="Courier New" w:cs="Courier New"/>
            <w:b/>
            <w:bCs/>
            <w:sz w:val="24"/>
            <w:szCs w:val="24"/>
          </w:rPr>
          <w:delText xml:space="preserve">Reports — curriculum export</w:delText>
        </w:r>
      </w:del>
      <w:ins w:id="90369" w:author="Claude" w:date="2026-10-07T00:00:00Z">
        <w:r>
          <w:rPr>
            <w:rFonts w:ascii="Courier New" w:hAnsi="Courier New" w:cs="Courier New"/>
            <w:b/>
            <w:bCs/>
            <w:sz w:val="24"/>
            <w:szCs w:val="24"/>
          </w:rPr>
          <w:t xml:space="preserve">Curriculum — PDF</w:t>
        </w:r>
      </w:ins>
      <w:r>
        <w:rPr>
          <w:rFonts w:ascii="Courier New" w:hAnsi="Courier New" w:cs="Courier New"/>
          <w:b/>
          <w:bCs/>
          <w:sz w:val="24"/>
          <w:szCs w:val="24"/>
        </w:rPr>
        <w:t xml:space="preserve"> output</w:t>
      </w:r>
    </w:p>
    <w:p w14:paraId="7B9F73AB" w14:textId="77777777" w:rsidR="000E6F57" w:rsidRDefault="00000000">
      <w:pPr>
        <w:spacing w:after="120" w:line="240" w:lineRule="auto"/>
        <w:jc w:val="center"/>
        <w:rPr>
          <w:rFonts w:ascii="Courier New" w:hAnsi="Courier New" w:cs="Courier New"/>
          <w:sz w:val="24"/>
          <w:szCs w:val="24"/>
        </w:rPr>
      </w:pPr>
      <w:r>
        <w:rPr>
          <w:noProof/>
        </w:rPr>
        <w:lastRenderedPageBreak/>
        <w:drawing>
          <wp:inline distT="0" distB="0" distL="0" distR="0" wp14:anchorId="4D95A83D" wp14:editId="01641A16">
            <wp:extent cx="5669280" cy="2675590"/>
            <wp:effectExtent l="0" t="0" r="0" b="0"/>
            <wp:docPr id="207" name="Curriculum expor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Curriculum export output"/>
                    <pic:cNvPicPr/>
                  </pic:nvPicPr>
                  <pic:blipFill>
                    <a:blip r:embed="rId34"/>
                    <a:stretch>
                      <a:fillRect/>
                    </a:stretch>
                  </pic:blipFill>
                  <pic:spPr>
                    <a:xfrm>
                      <a:off x="0" y="0"/>
                      <a:ext cx="5669280" cy="2675590"/>
                    </a:xfrm>
                    <a:prstGeom prst="rect">
                      <a:avLst/>
                    </a:prstGeom>
                  </pic:spPr>
                </pic:pic>
              </a:graphicData>
            </a:graphic>
          </wp:inline>
        </w:drawing>
      </w:r>
    </w:p>
    <w:p>
      <w:pPr>
        <w:spacing w:before="240" w:after="120" w:line="360" w:lineRule="auto"/>
        <w:jc w:val="center"/>
        <w:rPr>
          <w:ins w:id="90370" w:author="Claude" w:date="2026-10-07T00:00:00Z"/>
          <w:rFonts w:ascii="Courier New" w:hAnsi="Courier New" w:cs="Courier New"/>
          <w:b/>
          <w:bCs/>
          <w:sz w:val="24"/>
          <w:szCs w:val="24"/>
        </w:rPr>
      </w:pPr>
      <w:commentRangeStart w:id="2"/>
      <w:ins w:id="90371" w:author="Claude" w:date="2026-10-07T00:00:00Z">
        <w:r>
          <w:rPr>
            <w:rFonts w:ascii="Courier New" w:hAnsi="Courier New" w:cs="Courier New"/>
            <w:b/>
            <w:bCs/>
            <w:sz w:val="24"/>
            <w:szCs w:val="24"/>
          </w:rPr>
          <w:t xml:space="preserve">Figure 4.7k. First Log In — password change with the rules checklist</w:t>
        </w:r>
      </w:ins>
      <w:commentRangeEnd w:id="2"/>
      <w:r>
        <w:rPr>
          <w:rStyle w:val="CommentReference"/>
        </w:rPr>
        <w:commentReference w:id="2"/>
      </w:r>
    </w:p>
    <w:p>
      <w:pPr>
        <w:spacing w:before="240" w:after="120" w:line="360" w:lineRule="auto"/>
        <w:jc w:val="center"/>
        <w:rPr>
          <w:ins w:id="90372" w:author="Claude" w:date="2026-10-07T00:00:00Z"/>
          <w:rFonts w:ascii="Courier New" w:hAnsi="Courier New" w:cs="Courier New"/>
          <w:b/>
          <w:bCs/>
          <w:sz w:val="24"/>
          <w:szCs w:val="24"/>
        </w:rPr>
      </w:pPr>
      <w:ins w:id="90373" w:author="Claude" w:date="2026-10-07T00:00:00Z">
        <w:r>
          <w:rPr>
            <w:rFonts w:ascii="Courier New" w:hAnsi="Courier New" w:cs="Courier New"/>
            <w:i/>
            <w:iCs/>
            <w:sz w:val="24"/>
            <w:szCs w:val="24"/>
          </w:rPr>
          <w:t xml:space="preserve">[Insert screenshot: first-login password change, with the checklist partly green]</w:t>
        </w:r>
      </w:ins>
    </w:p>
    <w:p>
      <w:pPr>
        <w:spacing w:before="240" w:after="120" w:line="360" w:lineRule="auto"/>
        <w:jc w:val="center"/>
        <w:rPr>
          <w:ins w:id="90374" w:author="Claude" w:date="2026-10-07T00:00:00Z"/>
          <w:rFonts w:ascii="Courier New" w:hAnsi="Courier New" w:cs="Courier New"/>
          <w:b/>
          <w:bCs/>
          <w:sz w:val="24"/>
          <w:szCs w:val="24"/>
        </w:rPr>
      </w:pPr>
      <w:ins w:id="90375" w:author="Claude" w:date="2026-10-07T00:00:00Z">
        <w:r>
          <w:rPr>
            <w:rFonts w:ascii="Courier New" w:hAnsi="Courier New" w:cs="Courier New"/>
            <w:b/>
            <w:bCs/>
            <w:sz w:val="24"/>
            <w:szCs w:val="24"/>
          </w:rPr>
          <w:t xml:space="preserve">Figure 4.7l. Dean Dashboard — Current semester</w:t>
        </w:r>
      </w:ins>
    </w:p>
    <w:p>
      <w:pPr>
        <w:spacing w:before="240" w:after="120" w:line="360" w:lineRule="auto"/>
        <w:jc w:val="center"/>
        <w:rPr>
          <w:ins w:id="90376" w:author="Claude" w:date="2026-10-07T00:00:00Z"/>
          <w:rFonts w:ascii="Courier New" w:hAnsi="Courier New" w:cs="Courier New"/>
          <w:b/>
          <w:bCs/>
          <w:sz w:val="24"/>
          <w:szCs w:val="24"/>
        </w:rPr>
      </w:pPr>
      <w:ins w:id="90377" w:author="Claude" w:date="2026-10-07T00:00:00Z">
        <w:r>
          <w:rPr>
            <w:rFonts w:ascii="Courier New" w:hAnsi="Courier New" w:cs="Courier New"/>
            <w:i/>
            <w:iCs/>
            <w:sz w:val="24"/>
            <w:szCs w:val="24"/>
          </w:rPr>
          <w:t xml:space="preserve">[Insert screenshot: dean's dashboard showing the Current semester card and every program]</w:t>
        </w:r>
      </w:ins>
    </w:p>
    <w:p>
      <w:pPr>
        <w:spacing w:before="240" w:after="120" w:line="360" w:lineRule="auto"/>
        <w:jc w:val="center"/>
        <w:rPr>
          <w:ins w:id="90378" w:author="Claude" w:date="2026-10-07T00:00:00Z"/>
          <w:rFonts w:ascii="Courier New" w:hAnsi="Courier New" w:cs="Courier New"/>
          <w:b/>
          <w:bCs/>
          <w:sz w:val="24"/>
          <w:szCs w:val="24"/>
        </w:rPr>
      </w:pPr>
      <w:ins w:id="90379" w:author="Claude" w:date="2026-10-07T00:00:00Z">
        <w:r>
          <w:rPr>
            <w:rFonts w:ascii="Courier New" w:hAnsi="Courier New" w:cs="Courier New"/>
            <w:b/>
            <w:bCs/>
            <w:sz w:val="24"/>
            <w:szCs w:val="24"/>
          </w:rPr>
          <w:t xml:space="preserve">Figure 4.7m. Chairperson Dashboard</w:t>
        </w:r>
      </w:ins>
    </w:p>
    <w:p>
      <w:pPr>
        <w:spacing w:before="240" w:after="120" w:line="360" w:lineRule="auto"/>
        <w:jc w:val="center"/>
        <w:rPr>
          <w:ins w:id="90380" w:author="Claude" w:date="2026-10-07T00:00:00Z"/>
          <w:rFonts w:ascii="Courier New" w:hAnsi="Courier New" w:cs="Courier New"/>
          <w:b/>
          <w:bCs/>
          <w:sz w:val="24"/>
          <w:szCs w:val="24"/>
        </w:rPr>
      </w:pPr>
      <w:ins w:id="90381" w:author="Claude" w:date="2026-10-07T00:00:00Z">
        <w:r>
          <w:rPr>
            <w:rFonts w:ascii="Courier New" w:hAnsi="Courier New" w:cs="Courier New"/>
            <w:i/>
            <w:iCs/>
            <w:sz w:val="24"/>
            <w:szCs w:val="24"/>
          </w:rPr>
          <w:t xml:space="preserve">[Insert screenshot: chairperson's dashboard: regular / irregular counts, violations, students by year level]</w:t>
        </w:r>
      </w:ins>
    </w:p>
    <w:p>
      <w:pPr>
        <w:spacing w:before="240" w:after="120" w:line="360" w:lineRule="auto"/>
        <w:jc w:val="center"/>
        <w:rPr>
          <w:ins w:id="90382" w:author="Claude" w:date="2026-10-07T00:00:00Z"/>
          <w:rFonts w:ascii="Courier New" w:hAnsi="Courier New" w:cs="Courier New"/>
          <w:b/>
          <w:bCs/>
          <w:sz w:val="24"/>
          <w:szCs w:val="24"/>
        </w:rPr>
      </w:pPr>
      <w:ins w:id="90383" w:author="Claude" w:date="2026-10-07T00:00:00Z">
        <w:r>
          <w:rPr>
            <w:rFonts w:ascii="Courier New" w:hAnsi="Courier New" w:cs="Courier New"/>
            <w:b/>
            <w:bCs/>
            <w:sz w:val="24"/>
            <w:szCs w:val="24"/>
          </w:rPr>
          <w:t xml:space="preserve">Figure 4.7n. Import Curriculum — preview of changes</w:t>
        </w:r>
      </w:ins>
    </w:p>
    <w:p>
      <w:pPr>
        <w:spacing w:before="240" w:after="120" w:line="360" w:lineRule="auto"/>
        <w:jc w:val="center"/>
        <w:rPr>
          <w:ins w:id="90384" w:author="Claude" w:date="2026-10-07T00:00:00Z"/>
          <w:rFonts w:ascii="Courier New" w:hAnsi="Courier New" w:cs="Courier New"/>
          <w:b/>
          <w:bCs/>
          <w:sz w:val="24"/>
          <w:szCs w:val="24"/>
        </w:rPr>
      </w:pPr>
      <w:ins w:id="90385" w:author="Claude" w:date="2026-10-07T00:00:00Z">
        <w:r>
          <w:rPr>
            <w:rFonts w:ascii="Courier New" w:hAnsi="Courier New" w:cs="Courier New"/>
            <w:i/>
            <w:iCs/>
            <w:sz w:val="24"/>
            <w:szCs w:val="24"/>
          </w:rPr>
          <w:t xml:space="preserve">[Insert screenshot: curriculum import preview listing subjects to add, change and remove]</w:t>
        </w:r>
      </w:ins>
    </w:p>
    <w:p>
      <w:pPr>
        <w:spacing w:before="240" w:after="120" w:line="360" w:lineRule="auto"/>
        <w:jc w:val="center"/>
        <w:rPr>
          <w:ins w:id="90386" w:author="Claude" w:date="2026-10-07T00:00:00Z"/>
          <w:rFonts w:ascii="Courier New" w:hAnsi="Courier New" w:cs="Courier New"/>
          <w:b/>
          <w:bCs/>
          <w:sz w:val="24"/>
          <w:szCs w:val="24"/>
        </w:rPr>
      </w:pPr>
      <w:ins w:id="90387" w:author="Claude" w:date="2026-10-07T00:00:00Z">
        <w:r>
          <w:rPr>
            <w:rFonts w:ascii="Courier New" w:hAnsi="Courier New" w:cs="Courier New"/>
            <w:b/>
            <w:bCs/>
            <w:sz w:val="24"/>
            <w:szCs w:val="24"/>
          </w:rPr>
          <w:t xml:space="preserve">Figure 4.7o. Grade Logbook</w:t>
        </w:r>
      </w:ins>
    </w:p>
    <w:p>
      <w:pPr>
        <w:spacing w:before="240" w:after="120" w:line="360" w:lineRule="auto"/>
        <w:jc w:val="center"/>
        <w:rPr>
          <w:ins w:id="90388" w:author="Claude" w:date="2026-10-07T00:00:00Z"/>
          <w:rFonts w:ascii="Courier New" w:hAnsi="Courier New" w:cs="Courier New"/>
          <w:b/>
          <w:bCs/>
          <w:sz w:val="24"/>
          <w:szCs w:val="24"/>
        </w:rPr>
      </w:pPr>
      <w:ins w:id="90389" w:author="Claude" w:date="2026-10-07T00:00:00Z">
        <w:r>
          <w:rPr>
            <w:rFonts w:ascii="Courier New" w:hAnsi="Courier New" w:cs="Courier New"/>
            <w:i/>
            <w:iCs/>
            <w:sz w:val="24"/>
            <w:szCs w:val="24"/>
          </w:rPr>
          <w:t xml:space="preserve">[Insert screenshot: a student's grade logbook (who entered each grade and when)]</w:t>
        </w:r>
      </w:ins>
    </w:p>
    <w:p>
      <w:pPr>
        <w:spacing w:before="240" w:after="120" w:line="360" w:lineRule="auto"/>
        <w:jc w:val="center"/>
        <w:rPr>
          <w:ins w:id="90390" w:author="Claude" w:date="2026-10-07T00:00:00Z"/>
          <w:rFonts w:ascii="Courier New" w:hAnsi="Courier New" w:cs="Courier New"/>
          <w:b/>
          <w:bCs/>
          <w:sz w:val="24"/>
          <w:szCs w:val="24"/>
        </w:rPr>
      </w:pPr>
      <w:ins w:id="90391" w:author="Claude" w:date="2026-10-07T00:00:00Z">
        <w:r>
          <w:rPr>
            <w:rFonts w:ascii="Courier New" w:hAnsi="Courier New" w:cs="Courier New"/>
            <w:b/>
            <w:bCs/>
            <w:sz w:val="24"/>
            <w:szCs w:val="24"/>
          </w:rPr>
          <w:t xml:space="preserve">Figure 4.7p. Edit Student — year level (automatic or set by hand)</w:t>
        </w:r>
      </w:ins>
    </w:p>
    <w:p>
      <w:pPr>
        <w:spacing w:before="240" w:after="120" w:line="360" w:lineRule="auto"/>
        <w:jc w:val="center"/>
        <w:rPr>
          <w:ins w:id="90392" w:author="Claude" w:date="2026-10-07T00:00:00Z"/>
          <w:rFonts w:ascii="Courier New" w:hAnsi="Courier New" w:cs="Courier New"/>
          <w:b/>
          <w:bCs/>
          <w:sz w:val="24"/>
          <w:szCs w:val="24"/>
        </w:rPr>
      </w:pPr>
      <w:ins w:id="90393" w:author="Claude" w:date="2026-10-07T00:00:00Z">
        <w:r>
          <w:rPr>
            <w:rFonts w:ascii="Courier New" w:hAnsi="Courier New" w:cs="Courier New"/>
            <w:i/>
            <w:iCs/>
            <w:sz w:val="24"/>
            <w:szCs w:val="24"/>
          </w:rPr>
          <w:t xml:space="preserve">[Insert screenshot: edit student page with the year level setting and its history]</w:t>
        </w:r>
      </w:ins>
    </w:p>
    <w:p w14:paraId="2F2571E4" w14:textId="77777777" w:rsidR="005D7A48" w:rsidRDefault="00000000">
      <w:pPr>
        <w:spacing w:line="480" w:lineRule="auto"/>
        <w:jc w:val="both"/>
        <w:rPr>
          <w:rFonts w:ascii="Courier New" w:hAnsi="Courier New" w:cs="Courier New"/>
          <w:b/>
          <w:bCs/>
          <w:sz w:val="24"/>
          <w:szCs w:val="24"/>
        </w:rPr>
      </w:pPr>
      <w:r>
        <w:rPr>
          <w:rFonts w:ascii="Courier New" w:hAnsi="Courier New" w:cs="Courier New"/>
          <w:b/>
          <w:bCs/>
          <w:sz w:val="24"/>
          <w:szCs w:val="24"/>
        </w:rPr>
        <w:t>Non-Functional Requirements of the Proposed System</w:t>
      </w:r>
    </w:p>
    <w:p w14:paraId="4A8EFA97"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t xml:space="preserve">Functional Suitability: </w:t>
      </w:r>
      <w:r>
        <w:rPr>
          <w:rFonts w:ascii="Courier New" w:hAnsi="Courier New" w:cs="Courier New"/>
          <w:sz w:val="24"/>
          <w:szCs w:val="24"/>
        </w:rPr>
        <w:t xml:space="preserve">the Audit Engine </w:t>
      </w:r>
      <w:del w:id="90394" w:author="Claude" w:date="2026-10-07T00:00:00Z">
        <w:r>
          <w:rPr>
            <w:rFonts w:ascii="Courier New" w:hAnsi="Courier New" w:cs="Courier New"/>
            <w:sz w:val="24"/>
            <w:szCs w:val="24"/>
          </w:rPr>
          <w:delText xml:space="preserve">and Automatic Flagging module correctly implement prerequisite, corequisite</w:delText>
        </w:r>
      </w:del>
      <w:ins w:id="90395" w:author="Claude" w:date="2026-10-07T00:00:00Z">
        <w:r>
          <w:rPr>
            <w:rFonts w:ascii="Courier New" w:hAnsi="Courier New" w:cs="Courier New"/>
            <w:sz w:val="24"/>
            <w:szCs w:val="24"/>
          </w:rPr>
          <w:t xml:space="preserve">implements the prerequisite, co-requisite</w:t>
        </w:r>
      </w:ins>
      <w:r>
        <w:rPr>
          <w:rFonts w:ascii="Courier New" w:hAnsi="Courier New" w:cs="Courier New"/>
          <w:sz w:val="24"/>
          <w:szCs w:val="24"/>
        </w:rPr>
        <w:t xml:space="preserve">, year-standing</w:t>
      </w:r>
      <w:del w:id="90396" w:author="Claude" w:date="2026-10-07T00:00:00Z">
        <w:r>
          <w:rPr>
            <w:rFonts w:ascii="Courier New" w:hAnsi="Courier New" w:cs="Courier New"/>
            <w:sz w:val="24"/>
            <w:szCs w:val="24"/>
          </w:rPr>
          <w:delText xml:space="preserve">, and completion logic per curriculum policy</w:delText>
        </w:r>
      </w:del>
      <w:ins w:id="90397" w:author="Claude" w:date="2026-10-07T00:00:00Z">
        <w:r>
          <w:rPr>
            <w:rFonts w:ascii="Courier New" w:hAnsi="Courier New" w:cs="Courier New"/>
            <w:sz w:val="24"/>
            <w:szCs w:val="24"/>
          </w:rPr>
          <w:t xml:space="preserve"> and "all subjects completed" rules of the KSU Student Handbook and Operations Manual, verified by 149 automated tests</w:t>
        </w:r>
      </w:ins>
      <w:r>
        <w:rPr>
          <w:rFonts w:ascii="Courier New" w:hAnsi="Courier New" w:cs="Courier New"/>
          <w:sz w:val="24"/>
          <w:szCs w:val="24"/>
        </w:rPr>
        <w:t xml:space="preserve">.</w:t>
      </w:r>
    </w:p>
    <w:p w14:paraId="6A3046A0" w14:textId="77777777" w:rsidR="005D7A48" w:rsidRDefault="00000000">
      <w:pPr>
        <w:numPr>
          <w:ilvl w:val="0"/>
          <w:numId w:val="4"/>
        </w:numPr>
        <w:spacing w:after="0" w:line="480" w:lineRule="auto"/>
        <w:jc w:val="both"/>
        <w:rPr>
          <w:rFonts w:ascii="Courier New" w:hAnsi="Courier New" w:cs="Courier New"/>
          <w:sz w:val="24"/>
          <w:szCs w:val="24"/>
        </w:rPr>
      </w:pPr>
      <w:del w:id="90398" w:author="Claude" w:date="2026-10-07T00:00:00Z">
        <w:r>
          <w:rPr>
            <w:rFonts w:ascii="Courier New" w:hAnsi="Courier New" w:cs="Courier New"/>
            <w:b/>
            <w:bCs/>
            <w:sz w:val="24"/>
            <w:szCs w:val="24"/>
          </w:rPr>
          <w:delText xml:space="preserve">Reliability: </w:delText>
        </w:r>
      </w:del>
      <w:del w:id="90399" w:author="Claude" w:date="2026-10-07T00:00:00Z">
        <w:r>
          <w:rPr>
            <w:rFonts w:ascii="Courier New" w:hAnsi="Courier New" w:cs="Courier New"/>
            <w:sz w:val="24"/>
            <w:szCs w:val="24"/>
          </w:rPr>
          <w:delText xml:space="preserve">the Manual Data Import Utility provides a fail-safe against MIS downtime, verified through negative testing (intentionally malformed files/invalid records) to confirm the engine correctly triggers a Violation flag.</w:delText>
        </w:r>
      </w:del>
      <w:ins w:id="90400" w:author="Claude" w:date="2026-10-07T00:00:00Z">
        <w:r>
          <w:rPr>
            <w:rFonts w:ascii="Courier New" w:hAnsi="Courier New" w:cs="Courier New"/>
            <w:b/>
            <w:bCs/>
            <w:sz w:val="24"/>
            <w:szCs w:val="24"/>
          </w:rPr>
          <w:t xml:space="preserve">Reliability:</w:t>
        </w:r>
      </w:ins>
      <w:ins w:id="90401" w:author="Claude" w:date="2026-10-07T00:00:00Z">
        <w:r>
          <w:rPr>
            <w:rFonts w:ascii="Courier New" w:hAnsi="Courier New" w:cs="Courier New"/>
            <w:sz w:val="24"/>
            <w:szCs w:val="24"/>
          </w:rPr>
          <w:t xml:space="preserve"> audit results are worked out from the terms every time, so they do not depend on the order of grade entry; invalid grades, terms, ID numbers and import files are rejected with a reason, and curriculum imports are previewed before saving.</w:t>
        </w:r>
      </w:ins>
    </w:p>
    <w:p w14:paraId="591244CF" w14:textId="77777777" w:rsidR="005D7A48" w:rsidRDefault="00000000">
      <w:pPr>
        <w:numPr>
          <w:ilvl w:val="0"/>
          <w:numId w:val="4"/>
        </w:numPr>
        <w:spacing w:after="0" w:line="480" w:lineRule="auto"/>
        <w:jc w:val="both"/>
        <w:rPr>
          <w:rFonts w:ascii="Courier New" w:hAnsi="Courier New" w:cs="Courier New"/>
          <w:sz w:val="24"/>
          <w:szCs w:val="24"/>
        </w:rPr>
      </w:pPr>
      <w:del w:id="90402" w:author="Claude" w:date="2026-10-07T00:00:00Z">
        <w:r>
          <w:rPr>
            <w:rFonts w:ascii="Courier New" w:hAnsi="Courier New" w:cs="Courier New"/>
            <w:b/>
            <w:bCs/>
            <w:sz w:val="24"/>
            <w:szCs w:val="24"/>
          </w:rPr>
          <w:delText xml:space="preserve">Performance Efficiency: </w:delText>
        </w:r>
      </w:del>
      <w:del w:id="90403" w:author="Claude" w:date="2026-10-07T00:00:00Z">
        <w:r>
          <w:rPr>
            <w:rFonts w:ascii="Courier New" w:hAnsi="Courier New" w:cs="Courier New"/>
            <w:sz w:val="24"/>
            <w:szCs w:val="24"/>
          </w:rPr>
          <w:delText xml:space="preserve">MIS synchronization delivers audit results at the point of data entry rather than at term end.</w:delText>
        </w:r>
      </w:del>
      <w:ins w:id="90404" w:author="Claude" w:date="2026-10-07T00:00:00Z">
        <w:r>
          <w:rPr>
            <w:rFonts w:ascii="Courier New" w:hAnsi="Courier New" w:cs="Courier New"/>
            <w:b/>
            <w:bCs/>
            <w:sz w:val="24"/>
            <w:szCs w:val="24"/>
          </w:rPr>
          <w:t xml:space="preserve">Performance Efficiency:</w:t>
        </w:r>
      </w:ins>
      <w:ins w:id="90405" w:author="Claude" w:date="2026-10-07T00:00:00Z">
        <w:r>
          <w:rPr>
            <w:rFonts w:ascii="Courier New" w:hAnsi="Courier New" w:cs="Courier New"/>
            <w:sz w:val="24"/>
            <w:szCs w:val="24"/>
          </w:rPr>
          <w:t xml:space="preserve"> the audit is computed when a student's page or the dashboard is opened, so results are current as soon as grades are saved.</w:t>
        </w:r>
      </w:ins>
    </w:p>
    <w:p w14:paraId="2CE6AD7D"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t xml:space="preserve">Usability and Security: </w:t>
      </w:r>
      <w:del w:id="90406" w:author="Claude" w:date="2026-10-07T00:00:00Z">
        <w:r>
          <w:rPr>
            <w:rFonts w:ascii="Courier New" w:hAnsi="Courier New" w:cs="Courier New"/>
            <w:sz w:val="24"/>
            <w:szCs w:val="24"/>
          </w:rPr>
          <w:delText xml:space="preserve">The Command Center dashboard</w:delText>
        </w:r>
      </w:del>
      <w:ins w:id="90407" w:author="Claude" w:date="2026-10-07T00:00:00Z">
        <w:r>
          <w:rPr>
            <w:rFonts w:ascii="Courier New" w:hAnsi="Courier New" w:cs="Courier New"/>
            <w:sz w:val="24"/>
            <w:szCs w:val="24"/>
          </w:rPr>
          <w:t xml:space="preserve">the interface uses one consistent design with confirmation dialogs and notifications; access</w:t>
        </w:r>
      </w:ins>
      <w:r>
        <w:rPr>
          <w:rFonts w:ascii="Courier New" w:hAnsi="Courier New" w:cs="Courier New"/>
          <w:sz w:val="24"/>
          <w:szCs w:val="24"/>
        </w:rPr>
        <w:t xml:space="preserve"> is role-scoped via RLS, and </w:t>
      </w:r>
      <w:del w:id="90408" w:author="Claude" w:date="2026-10-07T00:00:00Z">
        <w:r>
          <w:rPr>
            <w:rFonts w:ascii="Courier New" w:hAnsi="Courier New" w:cs="Courier New"/>
            <w:sz w:val="24"/>
            <w:szCs w:val="24"/>
          </w:rPr>
          <w:delText xml:space="preserve">the design was validated through Figma prototyping before implementation</w:delText>
        </w:r>
      </w:del>
      <w:ins w:id="90409" w:author="Claude" w:date="2026-10-07T00:00:00Z">
        <w:r>
          <w:rPr>
            <w:rFonts w:ascii="Courier New" w:hAnsi="Courier New" w:cs="Courier New"/>
            <w:sz w:val="24"/>
            <w:szCs w:val="24"/>
          </w:rPr>
          <w:t xml:space="preserve">new chairpersons must replace their temporary password at first login</w:t>
        </w:r>
      </w:ins>
      <w:r>
        <w:rPr>
          <w:rFonts w:ascii="Courier New" w:hAnsi="Courier New" w:cs="Courier New"/>
          <w:sz w:val="24"/>
          <w:szCs w:val="24"/>
        </w:rPr>
        <w:t xml:space="preserve">.</w:t>
      </w:r>
    </w:p>
    <w:p w14:paraId="289A6AA8"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t xml:space="preserve">Maintainability: </w:t>
      </w:r>
      <w:r>
        <w:rPr>
          <w:rFonts w:ascii="Courier New" w:hAnsi="Courier New" w:cs="Courier New"/>
          <w:sz w:val="24"/>
          <w:szCs w:val="24"/>
        </w:rPr>
        <w:t xml:space="preserve">curriculum versioning allows new curriculum years to be added without altering audit logic for existing cohorts</w:t>
      </w:r>
      <w:ins w:id="90410" w:author="Claude" w:date="2026-10-07T00:00:00Z">
        <w:r>
          <w:rPr>
            <w:rFonts w:ascii="Courier New" w:hAnsi="Courier New" w:cs="Courier New"/>
            <w:sz w:val="24"/>
            <w:szCs w:val="24"/>
          </w:rPr>
          <w:t xml:space="preserve">; the audit rules are kept in a separate, tested module, and each database change has an undo script</w:t>
        </w:r>
      </w:ins>
      <w:r>
        <w:rPr>
          <w:rFonts w:ascii="Courier New" w:hAnsi="Courier New" w:cs="Courier New"/>
          <w:sz w:val="24"/>
          <w:szCs w:val="24"/>
        </w:rPr>
        <w:t xml:space="preserve">.</w:t>
      </w:r>
    </w:p>
    <w:p w14:paraId="46FA6521"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t xml:space="preserve">Portability/Compatibility: </w:t>
      </w:r>
      <w:r>
        <w:rPr>
          <w:rFonts w:ascii="Courier New" w:hAnsi="Courier New" w:cs="Courier New"/>
          <w:sz w:val="24"/>
          <w:szCs w:val="24"/>
        </w:rPr>
        <w:t>delivered as a responsive web application accessible across desktop, tablet, and smartphone browsers.</w:t>
      </w:r>
    </w:p>
    <w:p>
      <w:pPr>
        <w:spacing w:line="480" w:lineRule="auto"/>
        <w:jc w:val="both"/>
        <w:rPr>
          <w:ins w:id="90411" w:author="Claude" w:date="2026-10-07T00:00:00Z"/>
          <w:rFonts w:ascii="Courier New" w:hAnsi="Courier New" w:cs="Courier New"/>
          <w:b/>
          <w:bCs/>
          <w:sz w:val="24"/>
          <w:szCs w:val="24"/>
        </w:rPr>
      </w:pPr>
      <w:ins w:id="90412" w:author="Claude" w:date="2026-10-07T00:00:00Z">
        <w:r>
          <w:rPr>
            <w:rFonts w:ascii="Courier New" w:hAnsi="Courier New" w:cs="Courier New"/>
            <w:b/>
            <w:bCs/>
            <w:sz w:val="24"/>
            <w:szCs w:val="24"/>
          </w:rPr>
          <w:t xml:space="preserve">Testing of the System</w:t>
        </w:r>
      </w:ins>
    </w:p>
    <w:p>
      <w:pPr>
        <w:spacing w:line="480" w:lineRule="auto"/>
        <w:ind w:firstLine="720"/>
        <w:jc w:val="both"/>
        <w:rPr>
          <w:ins w:id="90413" w:author="Claude" w:date="2026-10-07T00:00:00Z"/>
          <w:rFonts w:ascii="Courier New" w:hAnsi="Courier New" w:cs="Courier New"/>
          <w:sz w:val="24"/>
          <w:szCs w:val="24"/>
        </w:rPr>
      </w:pPr>
      <w:ins w:id="90414" w:author="Claude" w:date="2026-10-07T00:00:00Z">
        <w:r>
          <w:rPr>
            <w:rFonts w:ascii="Courier New" w:hAnsi="Courier New" w:cs="Courier New"/>
            <w:sz w:val="24"/>
            <w:szCs w:val="24"/>
          </w:rPr>
          <w:t xml:space="preserve">Two kinds of testing were carried out on the developed system: automated unit and integration testing, and functional (end-to-end) testing. User acceptance testing with actual chairpersons and deans, and testing on a hosted (online) deployment, have not yet been done.</w:t>
        </w:r>
      </w:ins>
    </w:p>
    <w:p>
      <w:pPr>
        <w:spacing w:line="480" w:lineRule="auto"/>
        <w:ind w:firstLine="720"/>
        <w:jc w:val="both"/>
        <w:rPr>
          <w:ins w:id="90415" w:author="Claude" w:date="2026-10-07T00:00:00Z"/>
          <w:rFonts w:ascii="Courier New" w:hAnsi="Courier New" w:cs="Courier New"/>
          <w:sz w:val="24"/>
          <w:szCs w:val="24"/>
        </w:rPr>
      </w:pPr>
      <w:ins w:id="90416" w:author="Claude" w:date="2026-10-07T00:00:00Z">
        <w:r>
          <w:rPr>
            <w:rFonts w:ascii="Courier New" w:hAnsi="Courier New" w:cs="Courier New"/>
            <w:b/>
            <w:bCs/>
            <w:sz w:val="24"/>
            <w:szCs w:val="24"/>
          </w:rPr>
          <w:t xml:space="preserve">Automated testing.</w:t>
        </w:r>
        <w:r>
          <w:rPr>
            <w:rFonts w:ascii="Courier New" w:hAnsi="Courier New" w:cs="Courier New"/>
            <w:sz w:val="24"/>
            <w:szCs w:val="24"/>
          </w:rPr>
          <w:t xml:space="preserve"> A total of 149 automated tests were written using the test runner built into Node.js, and all 149 pass. The tests need no database or network: the server actions are tested with Supabase replaced by an in-memory fake. Table 4.4 summarizes what they check.</w:t>
        </w:r>
      </w:ins>
    </w:p>
    <w:tbl>
      <w:tblPr>
        <w:tblStyle w:val="TableGrid"/>
        <w:tblW w:w="0" w:type="auto"/>
        <w:tblLook w:val="04A0" w:firstRow="1" w:lastRow="0" w:firstColumn="1" w:lastColumn="0" w:noHBand="0" w:noVBand="1"/>
      </w:tblPr>
      <w:tblGrid>
        <w:gridCol w:w="2400"/>
        <w:gridCol w:w="6232"/>
      </w:tblGrid>
      <w:tr>
        <w:trPr>
          <w:cantSplit/>
          <w:tblHeader/>
          <w:ins w:id="90417" w:author="Claude" w:date="2026-10-07T00:00:00Z"/>
        </w:trPr>
        <w:tc>
          <w:tcPr>
            <w:tcW w:w="2400" w:type="dxa"/>
          </w:tcPr>
          <w:p>
            <w:pPr>
              <w:spacing w:line="240" w:lineRule="auto" w:after="40" w:before="40"/>
              <w:jc w:val="center"/>
              <w:rPr>
                <w:ins w:id="90418" w:author="Claude" w:date="2026-10-07T00:00:00Z"/>
                <w:rFonts w:ascii="Courier New" w:hAnsi="Courier New" w:cs="Courier New"/>
                <w:b/>
                <w:bCs/>
                <w:sz w:val="20"/>
                <w:szCs w:val="20"/>
              </w:rPr>
            </w:pPr>
            <w:ins w:id="90419" w:author="Claude" w:date="2026-10-07T00:00:00Z">
              <w:r>
                <w:rPr>
                  <w:rFonts w:ascii="Courier New" w:hAnsi="Courier New" w:cs="Courier New"/>
                  <w:b/>
                  <w:bCs/>
                  <w:sz w:val="20"/>
                  <w:szCs w:val="20"/>
                </w:rPr>
                <w:t xml:space="preserve">Area</w:t>
              </w:r>
            </w:ins>
          </w:p>
        </w:tc>
        <w:tc>
          <w:tcPr>
            <w:tcW w:w="6232" w:type="dxa"/>
          </w:tcPr>
          <w:p>
            <w:pPr>
              <w:spacing w:line="240" w:lineRule="auto" w:after="40" w:before="40"/>
              <w:jc w:val="center"/>
              <w:rPr>
                <w:ins w:id="90420" w:author="Claude" w:date="2026-10-07T00:00:00Z"/>
                <w:rFonts w:ascii="Courier New" w:hAnsi="Courier New" w:cs="Courier New"/>
                <w:b/>
                <w:bCs/>
                <w:sz w:val="20"/>
                <w:szCs w:val="20"/>
              </w:rPr>
            </w:pPr>
            <w:ins w:id="90421" w:author="Claude" w:date="2026-10-07T00:00:00Z">
              <w:r>
                <w:rPr>
                  <w:rFonts w:ascii="Courier New" w:hAnsi="Courier New" w:cs="Courier New"/>
                  <w:b/>
                  <w:bCs/>
                  <w:sz w:val="20"/>
                  <w:szCs w:val="20"/>
                </w:rPr>
                <w:t xml:space="preserve">What is checked</w:t>
              </w:r>
            </w:ins>
          </w:p>
        </w:tc>
      </w:tr>
      <w:tr>
        <w:trPr>
          <w:cantSplit/>
          <w:ins w:id="90422" w:author="Claude" w:date="2026-10-07T00:00:00Z"/>
        </w:trPr>
        <w:tc>
          <w:tcPr>
            <w:tcW w:w="2400" w:type="dxa"/>
          </w:tcPr>
          <w:p>
            <w:pPr>
              <w:spacing w:line="240" w:lineRule="auto" w:after="40" w:before="40"/>
              <w:jc w:val="left"/>
              <w:rPr>
                <w:ins w:id="90423" w:author="Claude" w:date="2026-10-07T00:00:00Z"/>
                <w:rFonts w:ascii="Courier New" w:hAnsi="Courier New" w:cs="Courier New"/>
                <w:sz w:val="20"/>
                <w:szCs w:val="20"/>
              </w:rPr>
            </w:pPr>
            <w:ins w:id="90424" w:author="Claude" w:date="2026-10-07T00:00:00Z">
              <w:r>
                <w:rPr>
                  <w:rFonts w:ascii="Courier New" w:hAnsi="Courier New" w:cs="Courier New"/>
                  <w:sz w:val="20"/>
                  <w:szCs w:val="20"/>
                </w:rPr>
                <w:t xml:space="preserve">Audit engine</w:t>
              </w:r>
            </w:ins>
          </w:p>
        </w:tc>
        <w:tc>
          <w:tcPr>
            <w:tcW w:w="6232" w:type="dxa"/>
          </w:tcPr>
          <w:p>
            <w:pPr>
              <w:spacing w:line="240" w:lineRule="auto" w:after="40" w:before="40"/>
              <w:jc w:val="left"/>
              <w:rPr>
                <w:ins w:id="90425" w:author="Claude" w:date="2026-10-07T00:00:00Z"/>
                <w:rFonts w:ascii="Courier New" w:hAnsi="Courier New" w:cs="Courier New"/>
                <w:sz w:val="20"/>
                <w:szCs w:val="20"/>
              </w:rPr>
            </w:pPr>
            <w:ins w:id="90426" w:author="Claude" w:date="2026-10-07T00:00:00Z">
              <w:r>
                <w:rPr>
                  <w:rFonts w:ascii="Courier New" w:hAnsi="Courier New" w:cs="Courier New"/>
                  <w:sz w:val="20"/>
                  <w:szCs w:val="20"/>
                </w:rPr>
                <w:t xml:space="preserve">Prerequisite chains; pending prerequisites; prerequisites checked by term (same term, later term, never passed, out-of-order credit, retake clears it, midyear ordering, waiting for a grade); INC (resolved term, taken while INC); co-requisites (passed together, one failed, different terms, one without the other, waiting); "all subjects completed"</w:t>
              </w:r>
            </w:ins>
          </w:p>
        </w:tc>
      </w:tr>
      <w:tr>
        <w:trPr>
          <w:cantSplit/>
          <w:ins w:id="90427" w:author="Claude" w:date="2026-10-07T00:00:00Z"/>
        </w:trPr>
        <w:tc>
          <w:tcPr>
            <w:tcW w:w="2400" w:type="dxa"/>
          </w:tcPr>
          <w:p>
            <w:pPr>
              <w:spacing w:line="240" w:lineRule="auto" w:after="40" w:before="40"/>
              <w:jc w:val="left"/>
              <w:rPr>
                <w:ins w:id="90428" w:author="Claude" w:date="2026-10-07T00:00:00Z"/>
                <w:rFonts w:ascii="Courier New" w:hAnsi="Courier New" w:cs="Courier New"/>
                <w:sz w:val="20"/>
                <w:szCs w:val="20"/>
              </w:rPr>
            </w:pPr>
            <w:ins w:id="90429" w:author="Claude" w:date="2026-10-07T00:00:00Z">
              <w:r>
                <w:rPr>
                  <w:rFonts w:ascii="Courier New" w:hAnsi="Courier New" w:cs="Courier New"/>
                  <w:sz w:val="20"/>
                  <w:szCs w:val="20"/>
                </w:rPr>
                <w:t xml:space="preserve">Year level and standing</w:t>
              </w:r>
            </w:ins>
          </w:p>
        </w:tc>
        <w:tc>
          <w:tcPr>
            <w:tcW w:w="6232" w:type="dxa"/>
          </w:tcPr>
          <w:p>
            <w:pPr>
              <w:spacing w:line="240" w:lineRule="auto" w:after="40" w:before="40"/>
              <w:jc w:val="left"/>
              <w:rPr>
                <w:ins w:id="90430" w:author="Claude" w:date="2026-10-07T00:00:00Z"/>
                <w:rFonts w:ascii="Courier New" w:hAnsi="Courier New" w:cs="Courier New"/>
                <w:sz w:val="20"/>
                <w:szCs w:val="20"/>
              </w:rPr>
            </w:pPr>
            <w:ins w:id="90431" w:author="Claude" w:date="2026-10-07T00:00:00Z">
              <w:r>
                <w:rPr>
                  <w:rFonts w:ascii="Courier New" w:hAnsi="Courier New" w:cs="Courier New"/>
                  <w:sz w:val="20"/>
                  <w:szCs w:val="20"/>
                </w:rPr>
                <w:t xml:space="preserve">Operations Manual thresholds (25%, more than 50%, 75%); finishing earlier years; only grades before the current semester; failed and out-of-order subjects excluded; registered level and chairperson override; year standing as of the term taken; "please verify"</w:t>
              </w:r>
            </w:ins>
          </w:p>
        </w:tc>
      </w:tr>
      <w:tr>
        <w:trPr>
          <w:cantSplit/>
          <w:ins w:id="90432" w:author="Claude" w:date="2026-10-07T00:00:00Z"/>
        </w:trPr>
        <w:tc>
          <w:tcPr>
            <w:tcW w:w="2400" w:type="dxa"/>
          </w:tcPr>
          <w:p>
            <w:pPr>
              <w:spacing w:line="240" w:lineRule="auto" w:after="40" w:before="40"/>
              <w:jc w:val="left"/>
              <w:rPr>
                <w:ins w:id="90433" w:author="Claude" w:date="2026-10-07T00:00:00Z"/>
                <w:rFonts w:ascii="Courier New" w:hAnsi="Courier New" w:cs="Courier New"/>
                <w:sz w:val="20"/>
                <w:szCs w:val="20"/>
              </w:rPr>
            </w:pPr>
            <w:ins w:id="90434" w:author="Claude" w:date="2026-10-07T00:00:00Z">
              <w:r>
                <w:rPr>
                  <w:rFonts w:ascii="Courier New" w:hAnsi="Courier New" w:cs="Courier New"/>
                  <w:sz w:val="20"/>
                  <w:szCs w:val="20"/>
                </w:rPr>
                <w:t xml:space="preserve">Regular / irregular</w:t>
              </w:r>
            </w:ins>
          </w:p>
        </w:tc>
        <w:tc>
          <w:tcPr>
            <w:tcW w:w="6232" w:type="dxa"/>
          </w:tcPr>
          <w:p>
            <w:pPr>
              <w:spacing w:line="240" w:lineRule="auto" w:after="40" w:before="40"/>
              <w:jc w:val="left"/>
              <w:rPr>
                <w:ins w:id="90435" w:author="Claude" w:date="2026-10-07T00:00:00Z"/>
                <w:rFonts w:ascii="Courier New" w:hAnsi="Courier New" w:cs="Courier New"/>
                <w:sz w:val="20"/>
                <w:szCs w:val="20"/>
              </w:rPr>
            </w:pPr>
            <w:ins w:id="90436" w:author="Claude" w:date="2026-10-07T00:00:00Z">
              <w:r>
                <w:rPr>
                  <w:rFonts w:ascii="Courier New" w:hAnsi="Courier New" w:cs="Courier New"/>
                  <w:sz w:val="20"/>
                  <w:szCs w:val="20"/>
                </w:rPr>
                <w:t xml:space="preserve">Full load; back subjects on top; already passed; missing subjects; failed earlier; graded in the current term; not determined (no enrollment, no semester set, nothing prescribed)</w:t>
              </w:r>
            </w:ins>
          </w:p>
        </w:tc>
      </w:tr>
      <w:tr>
        <w:trPr>
          <w:cantSplit/>
          <w:ins w:id="90437" w:author="Claude" w:date="2026-10-07T00:00:00Z"/>
        </w:trPr>
        <w:tc>
          <w:tcPr>
            <w:tcW w:w="2400" w:type="dxa"/>
          </w:tcPr>
          <w:p>
            <w:pPr>
              <w:spacing w:line="240" w:lineRule="auto" w:after="40" w:before="40"/>
              <w:jc w:val="left"/>
              <w:rPr>
                <w:ins w:id="90438" w:author="Claude" w:date="2026-10-07T00:00:00Z"/>
                <w:rFonts w:ascii="Courier New" w:hAnsi="Courier New" w:cs="Courier New"/>
                <w:sz w:val="20"/>
                <w:szCs w:val="20"/>
              </w:rPr>
            </w:pPr>
            <w:ins w:id="90439" w:author="Claude" w:date="2026-10-07T00:00:00Z">
              <w:r>
                <w:rPr>
                  <w:rFonts w:ascii="Courier New" w:hAnsi="Courier New" w:cs="Courier New"/>
                  <w:sz w:val="20"/>
                  <w:szCs w:val="20"/>
                </w:rPr>
                <w:t xml:space="preserve">Grade entry</w:t>
              </w:r>
            </w:ins>
          </w:p>
        </w:tc>
        <w:tc>
          <w:tcPr>
            <w:tcW w:w="6232" w:type="dxa"/>
          </w:tcPr>
          <w:p>
            <w:pPr>
              <w:spacing w:line="240" w:lineRule="auto" w:after="40" w:before="40"/>
              <w:jc w:val="left"/>
              <w:rPr>
                <w:ins w:id="90440" w:author="Claude" w:date="2026-10-07T00:00:00Z"/>
                <w:rFonts w:ascii="Courier New" w:hAnsi="Courier New" w:cs="Courier New"/>
                <w:sz w:val="20"/>
                <w:szCs w:val="20"/>
              </w:rPr>
            </w:pPr>
            <w:ins w:id="90441" w:author="Claude" w:date="2026-10-07T00:00:00Z">
              <w:r>
                <w:rPr>
                  <w:rFonts w:ascii="Courier New" w:hAnsi="Courier New" w:cs="Courier New"/>
                  <w:sz w:val="20"/>
                  <w:szCs w:val="20"/>
                </w:rPr>
                <w:t xml:space="preserve">KSU grade values; rejected rows with reasons; same-term violations in any row order; entry order does not matter; violations survive re-saving; INC completion and its term; earlier-term protection and confirmed correction; malformed terms</w:t>
              </w:r>
            </w:ins>
          </w:p>
        </w:tc>
      </w:tr>
      <w:tr>
        <w:trPr>
          <w:cantSplit/>
          <w:ins w:id="90442" w:author="Claude" w:date="2026-10-07T00:00:00Z"/>
        </w:trPr>
        <w:tc>
          <w:tcPr>
            <w:tcW w:w="2400" w:type="dxa"/>
          </w:tcPr>
          <w:p>
            <w:pPr>
              <w:spacing w:line="240" w:lineRule="auto" w:after="40" w:before="40"/>
              <w:jc w:val="left"/>
              <w:rPr>
                <w:ins w:id="90443" w:author="Claude" w:date="2026-10-07T00:00:00Z"/>
                <w:rFonts w:ascii="Courier New" w:hAnsi="Courier New" w:cs="Courier New"/>
                <w:sz w:val="20"/>
                <w:szCs w:val="20"/>
              </w:rPr>
            </w:pPr>
            <w:ins w:id="90444" w:author="Claude" w:date="2026-10-07T00:00:00Z">
              <w:r>
                <w:rPr>
                  <w:rFonts w:ascii="Courier New" w:hAnsi="Courier New" w:cs="Courier New"/>
                  <w:sz w:val="20"/>
                  <w:szCs w:val="20"/>
                </w:rPr>
                <w:t xml:space="preserve">Imports</w:t>
              </w:r>
            </w:ins>
          </w:p>
        </w:tc>
        <w:tc>
          <w:tcPr>
            <w:tcW w:w="6232" w:type="dxa"/>
          </w:tcPr>
          <w:p>
            <w:pPr>
              <w:spacing w:line="240" w:lineRule="auto" w:after="40" w:before="40"/>
              <w:jc w:val="left"/>
              <w:rPr>
                <w:ins w:id="90445" w:author="Claude" w:date="2026-10-07T00:00:00Z"/>
                <w:rFonts w:ascii="Courier New" w:hAnsi="Courier New" w:cs="Courier New"/>
                <w:sz w:val="20"/>
                <w:szCs w:val="20"/>
              </w:rPr>
            </w:pPr>
            <w:ins w:id="90446" w:author="Claude" w:date="2026-10-07T00:00:00Z">
              <w:r>
                <w:rPr>
                  <w:rFonts w:ascii="Courier New" w:hAnsi="Courier New" w:cs="Courier New"/>
                  <w:sz w:val="20"/>
                  <w:szCs w:val="20"/>
                </w:rPr>
                <w:t xml:space="preserve">Curriculum CSV / .xls parsing and the import preview plan; reading CSV, KSU-MIS .xls and Excel re-saved .xls; student template import</w:t>
              </w:r>
            </w:ins>
          </w:p>
        </w:tc>
      </w:tr>
      <w:tr>
        <w:trPr>
          <w:cantSplit/>
          <w:ins w:id="90447" w:author="Claude" w:date="2026-10-07T00:00:00Z"/>
        </w:trPr>
        <w:tc>
          <w:tcPr>
            <w:tcW w:w="2400" w:type="dxa"/>
          </w:tcPr>
          <w:p>
            <w:pPr>
              <w:spacing w:line="240" w:lineRule="auto" w:after="40" w:before="40"/>
              <w:jc w:val="left"/>
              <w:rPr>
                <w:ins w:id="90448" w:author="Claude" w:date="2026-10-07T00:00:00Z"/>
                <w:rFonts w:ascii="Courier New" w:hAnsi="Courier New" w:cs="Courier New"/>
                <w:sz w:val="20"/>
                <w:szCs w:val="20"/>
              </w:rPr>
            </w:pPr>
            <w:ins w:id="90449" w:author="Claude" w:date="2026-10-07T00:00:00Z">
              <w:r>
                <w:rPr>
                  <w:rFonts w:ascii="Courier New" w:hAnsi="Courier New" w:cs="Courier New"/>
                  <w:sz w:val="20"/>
                  <w:szCs w:val="20"/>
                </w:rPr>
                <w:t xml:space="preserve">Other rules</w:t>
              </w:r>
            </w:ins>
          </w:p>
        </w:tc>
        <w:tc>
          <w:tcPr>
            <w:tcW w:w="6232" w:type="dxa"/>
          </w:tcPr>
          <w:p>
            <w:pPr>
              <w:spacing w:line="240" w:lineRule="auto" w:after="40" w:before="40"/>
              <w:jc w:val="left"/>
              <w:rPr>
                <w:ins w:id="90450" w:author="Claude" w:date="2026-10-07T00:00:00Z"/>
                <w:rFonts w:ascii="Courier New" w:hAnsi="Courier New" w:cs="Courier New"/>
                <w:sz w:val="20"/>
                <w:szCs w:val="20"/>
              </w:rPr>
            </w:pPr>
            <w:ins w:id="90451" w:author="Claude" w:date="2026-10-07T00:00:00Z">
              <w:r>
                <w:rPr>
                  <w:rFonts w:ascii="Courier New" w:hAnsi="Courier New" w:cs="Courier New"/>
                  <w:sz w:val="20"/>
                  <w:szCs w:val="20"/>
                </w:rPr>
                <w:t xml:space="preserve">Subject-code matching, student ID format, search terms, password policy and its checklist</w:t>
              </w:r>
            </w:ins>
          </w:p>
        </w:tc>
      </w:tr>
      <w:tr>
        <w:trPr>
          <w:cantSplit/>
          <w:ins w:id="90452" w:author="Claude" w:date="2026-10-07T00:00:00Z"/>
        </w:trPr>
        <w:tc>
          <w:tcPr>
            <w:tcW w:w="2400" w:type="dxa"/>
          </w:tcPr>
          <w:p>
            <w:pPr>
              <w:spacing w:line="240" w:lineRule="auto" w:after="40" w:before="40"/>
              <w:jc w:val="left"/>
              <w:rPr>
                <w:ins w:id="90453" w:author="Claude" w:date="2026-10-07T00:00:00Z"/>
                <w:rFonts w:ascii="Courier New" w:hAnsi="Courier New" w:cs="Courier New"/>
                <w:sz w:val="20"/>
                <w:szCs w:val="20"/>
              </w:rPr>
            </w:pPr>
            <w:ins w:id="90454" w:author="Claude" w:date="2026-10-07T00:00:00Z">
              <w:r>
                <w:rPr>
                  <w:rFonts w:ascii="Courier New" w:hAnsi="Courier New" w:cs="Courier New"/>
                  <w:sz w:val="20"/>
                  <w:szCs w:val="20"/>
                </w:rPr>
                <w:t xml:space="preserve">Server actions and permissions</w:t>
              </w:r>
            </w:ins>
          </w:p>
        </w:tc>
        <w:tc>
          <w:tcPr>
            <w:tcW w:w="6232" w:type="dxa"/>
          </w:tcPr>
          <w:p>
            <w:pPr>
              <w:spacing w:line="240" w:lineRule="auto" w:after="40" w:before="40"/>
              <w:jc w:val="left"/>
              <w:rPr>
                <w:ins w:id="90455" w:author="Claude" w:date="2026-10-07T00:00:00Z"/>
                <w:rFonts w:ascii="Courier New" w:hAnsi="Courier New" w:cs="Courier New"/>
                <w:sz w:val="20"/>
                <w:szCs w:val="20"/>
              </w:rPr>
            </w:pPr>
            <w:ins w:id="90456" w:author="Claude" w:date="2026-10-07T00:00:00Z">
              <w:r>
                <w:rPr>
                  <w:rFonts w:ascii="Courier New" w:hAnsi="Courier New" w:cs="Courier New"/>
                  <w:sz w:val="20"/>
                  <w:szCs w:val="20"/>
                </w:rPr>
                <w:t xml:space="preserve">Registering, importing and editing students (ID validation); dean and chairperson permission checks for reassigning chairpersons, creating programs and accepting shift-ins</w:t>
              </w:r>
            </w:ins>
          </w:p>
        </w:tc>
      </w:tr>
    </w:tbl>
    <w:p>
      <w:pPr>
        <w:spacing w:line="480" w:lineRule="auto"/>
        <w:jc w:val="center"/>
        <w:rPr>
          <w:ins w:id="90457" w:author="Claude" w:date="2026-10-07T00:00:00Z"/>
          <w:rFonts w:ascii="Courier New" w:hAnsi="Courier New" w:cs="Courier New"/>
          <w:b/>
          <w:bCs/>
          <w:sz w:val="24"/>
          <w:szCs w:val="24"/>
        </w:rPr>
      </w:pPr>
      <w:ins w:id="90458" w:author="Claude" w:date="2026-10-07T00:00:00Z">
        <w:r>
          <w:rPr>
            <w:rFonts w:ascii="Courier New" w:hAnsi="Courier New" w:cs="Courier New"/>
            <w:b/>
            <w:bCs/>
            <w:sz w:val="24"/>
            <w:szCs w:val="24"/>
          </w:rPr>
          <w:t xml:space="preserve">Table 4.4</w:t>
        </w:r>
      </w:ins>
    </w:p>
    <w:p>
      <w:pPr>
        <w:spacing w:line="480" w:lineRule="auto"/>
        <w:ind w:firstLine="720"/>
        <w:jc w:val="both"/>
        <w:rPr>
          <w:ins w:id="90459" w:author="Claude" w:date="2026-10-07T00:00:00Z"/>
          <w:rFonts w:ascii="Courier New" w:hAnsi="Courier New" w:cs="Courier New"/>
          <w:sz w:val="24"/>
          <w:szCs w:val="24"/>
        </w:rPr>
      </w:pPr>
      <w:ins w:id="90460" w:author="Claude" w:date="2026-10-07T00:00:00Z">
        <w:r>
          <w:rPr>
            <w:rFonts w:ascii="Courier New" w:hAnsi="Courier New" w:cs="Courier New"/>
            <w:b/>
            <w:bCs/>
            <w:sz w:val="24"/>
            <w:szCs w:val="24"/>
          </w:rPr>
          <w:t xml:space="preserve">Functional testing.</w:t>
        </w:r>
        <w:r>
          <w:rPr>
            <w:rFonts w:ascii="Courier New" w:hAnsi="Courier New" w:cs="Courier New"/>
            <w:sz w:val="24"/>
            <w:szCs w:val="24"/>
          </w:rPr>
          <w:t xml:space="preserve"> The researchers scripted a web browser with Playwright against a local copy of the full system (the PostgreSQL database and the application) loaded with sample CEIT data, logging in as a dean and as chairpersons and going through each feature: violations and their reasons, INC completion, the out-of-order warning after saving grades, setting the current semester, automatic year levels moving up with grades and semesters, chairperson overrides, regular and irregular counts, .xls imports, the earlier-term warning, and the password checklist. All scenarios passed after the defects found were fixed.</w:t>
        </w:r>
      </w:ins>
    </w:p>
    <w:p>
      <w:pPr>
        <w:spacing w:line="480" w:lineRule="auto"/>
        <w:ind w:firstLine="720"/>
        <w:jc w:val="both"/>
        <w:rPr>
          <w:ins w:id="90461" w:author="Claude" w:date="2026-10-07T00:00:00Z"/>
          <w:rFonts w:ascii="Courier New" w:hAnsi="Courier New" w:cs="Courier New"/>
          <w:sz w:val="24"/>
          <w:szCs w:val="24"/>
        </w:rPr>
      </w:pPr>
      <w:ins w:id="90462" w:author="Claude" w:date="2026-10-07T00:00:00Z">
        <w:r>
          <w:rPr>
            <w:rFonts w:ascii="Courier New" w:hAnsi="Courier New" w:cs="Courier New"/>
            <w:b/>
            <w:bCs/>
            <w:sz w:val="24"/>
            <w:szCs w:val="24"/>
          </w:rPr>
          <w:t xml:space="preserve">A problem found and fixed.</w:t>
        </w:r>
        <w:r>
          <w:rPr>
            <w:rFonts w:ascii="Courier New" w:hAnsi="Courier New" w:cs="Courier New"/>
            <w:sz w:val="24"/>
            <w:szCs w:val="24"/>
          </w:rPr>
          <w:t xml:space="preserve"> The first version of the prerequisite checker decided, at the moment a grade was typed in, whether the prerequisites were already in the database, and stored the result as a permanent "invalid entry" flag. Testing showed that this gave wrong results in five situations:</w:t>
        </w:r>
      </w:ins>
    </w:p>
    <w:p>
      <w:pPr>
        <w:numPr>
          <w:ilvl w:val="0"/>
          <w:numId w:val="4"/>
        </w:numPr>
        <w:spacing w:after="0" w:line="480" w:lineRule="auto"/>
        <w:jc w:val="both"/>
        <w:rPr>
          <w:ins w:id="90463" w:author="Claude" w:date="2026-10-07T00:00:00Z"/>
          <w:rFonts w:ascii="Courier New" w:hAnsi="Courier New" w:cs="Courier New"/>
          <w:sz w:val="24"/>
          <w:szCs w:val="24"/>
        </w:rPr>
      </w:pPr>
      <w:ins w:id="90464" w:author="Claude" w:date="2026-10-07T00:00:00Z">
        <w:r>
          <w:rPr>
            <w:rFonts w:ascii="Courier New" w:hAnsi="Courier New" w:cs="Courier New"/>
            <w:sz w:val="24"/>
            <w:szCs w:val="24"/>
          </w:rPr>
          <w:t xml:space="preserve">grades entered out of order (e.g., second-semester grades before first-semester grades) were wrongly flagged;</w:t>
        </w:r>
      </w:ins>
    </w:p>
    <w:p>
      <w:pPr>
        <w:numPr>
          <w:ilvl w:val="0"/>
          <w:numId w:val="4"/>
        </w:numPr>
        <w:spacing w:after="0" w:line="480" w:lineRule="auto"/>
        <w:jc w:val="both"/>
        <w:rPr>
          <w:ins w:id="90465" w:author="Claude" w:date="2026-10-07T00:00:00Z"/>
          <w:rFonts w:ascii="Courier New" w:hAnsi="Courier New" w:cs="Courier New"/>
          <w:sz w:val="24"/>
          <w:szCs w:val="24"/>
        </w:rPr>
      </w:pPr>
      <w:ins w:id="90466" w:author="Claude" w:date="2026-10-07T00:00:00Z">
        <w:r>
          <w:rPr>
            <w:rFonts w:ascii="Courier New" w:hAnsi="Courier New" w:cs="Courier New"/>
            <w:sz w:val="24"/>
            <w:szCs w:val="24"/>
          </w:rPr>
          <w:t xml:space="preserve">a prerequisite passed only in a later term was not caught if it happened to be entered first;</w:t>
        </w:r>
      </w:ins>
    </w:p>
    <w:p>
      <w:pPr>
        <w:numPr>
          <w:ilvl w:val="0"/>
          <w:numId w:val="4"/>
        </w:numPr>
        <w:spacing w:after="0" w:line="480" w:lineRule="auto"/>
        <w:jc w:val="both"/>
        <w:rPr>
          <w:ins w:id="90467" w:author="Claude" w:date="2026-10-07T00:00:00Z"/>
          <w:rFonts w:ascii="Courier New" w:hAnsi="Courier New" w:cs="Courier New"/>
          <w:sz w:val="24"/>
          <w:szCs w:val="24"/>
        </w:rPr>
      </w:pPr>
      <w:ins w:id="90468" w:author="Claude" w:date="2026-10-07T00:00:00Z">
        <w:r>
          <w:rPr>
            <w:rFonts w:ascii="Courier New" w:hAnsi="Courier New" w:cs="Courier New"/>
            <w:sz w:val="24"/>
            <w:szCs w:val="24"/>
          </w:rPr>
          <w:t xml:space="preserve">same-term prerequisite violations were caught or missed depending on the order of the rows;</w:t>
        </w:r>
      </w:ins>
    </w:p>
    <w:p>
      <w:pPr>
        <w:numPr>
          <w:ilvl w:val="0"/>
          <w:numId w:val="4"/>
        </w:numPr>
        <w:spacing w:after="0" w:line="480" w:lineRule="auto"/>
        <w:jc w:val="both"/>
        <w:rPr>
          <w:ins w:id="90469" w:author="Claude" w:date="2026-10-07T00:00:00Z"/>
          <w:rFonts w:ascii="Courier New" w:hAnsi="Courier New" w:cs="Courier New"/>
          <w:sz w:val="24"/>
          <w:szCs w:val="24"/>
        </w:rPr>
      </w:pPr>
      <w:ins w:id="90470" w:author="Claude" w:date="2026-10-07T00:00:00Z">
        <w:r>
          <w:rPr>
            <w:rFonts w:ascii="Courier New" w:hAnsi="Courier New" w:cs="Courier New"/>
            <w:sz w:val="24"/>
            <w:szCs w:val="24"/>
          </w:rPr>
          <w:t xml:space="preserve">co-requisite results depended on the order of entry; and</w:t>
        </w:r>
      </w:ins>
    </w:p>
    <w:p>
      <w:pPr>
        <w:numPr>
          <w:ilvl w:val="0"/>
          <w:numId w:val="4"/>
        </w:numPr>
        <w:spacing w:after="0" w:line="480" w:lineRule="auto"/>
        <w:jc w:val="both"/>
        <w:rPr>
          <w:ins w:id="90471" w:author="Claude" w:date="2026-10-07T00:00:00Z"/>
          <w:rFonts w:ascii="Courier New" w:hAnsi="Courier New" w:cs="Courier New"/>
          <w:sz w:val="24"/>
          <w:szCs w:val="24"/>
        </w:rPr>
      </w:pPr>
      <w:ins w:id="90472" w:author="Claude" w:date="2026-10-07T00:00:00Z">
        <w:r>
          <w:rPr>
            <w:rFonts w:ascii="Courier New" w:hAnsi="Courier New" w:cs="Courier New"/>
            <w:sz w:val="24"/>
            <w:szCs w:val="24"/>
          </w:rPr>
          <w:t xml:space="preserve">re-saving a flagged grade after the prerequisite was entered erased the violation.</w:t>
        </w:r>
      </w:ins>
    </w:p>
    <w:p>
      <w:pPr>
        <w:spacing w:line="480" w:lineRule="auto"/>
        <w:ind w:firstLine="720"/>
        <w:jc w:val="both"/>
        <w:rPr>
          <w:ins w:id="90473" w:author="Claude" w:date="2026-10-07T00:00:00Z"/>
          <w:rFonts w:ascii="Courier New" w:hAnsi="Courier New" w:cs="Courier New"/>
          <w:sz w:val="24"/>
          <w:szCs w:val="24"/>
        </w:rPr>
      </w:pPr>
      <w:ins w:id="90474" w:author="Claude" w:date="2026-10-07T00:00:00Z">
        <w:r>
          <w:rPr>
            <w:rFonts w:ascii="Courier New" w:hAnsi="Courier New" w:cs="Courier New"/>
            <w:sz w:val="24"/>
            <w:szCs w:val="24"/>
          </w:rPr>
          <w:t xml:space="preserve">The checker was therefore redesigned to work from the terms: it compares the term each subject was taken with the term each requirement was passed, every time the audit is shown. The result no longer depends on the order in which grades are entered, and each of the five situations above is now covered by an automated test. This experience shows why a curriculum audit should be based on when subjects were taken rather than on when their grades were encoded: in practice, the grades of existing students are often encoded long after the terms in which they were earned.</w:t>
        </w:r>
      </w:ins>
    </w:p>
    <w:p w14:paraId="0F068260" w14:textId="77777777" w:rsidR="005D7A48" w:rsidRDefault="00000000">
      <w:pPr>
        <w:spacing w:line="480" w:lineRule="auto"/>
        <w:jc w:val="both"/>
        <w:rPr>
          <w:rFonts w:ascii="Courier New" w:hAnsi="Courier New" w:cs="Courier New"/>
          <w:b/>
          <w:bCs/>
          <w:sz w:val="24"/>
          <w:szCs w:val="24"/>
        </w:rPr>
      </w:pPr>
      <w:r>
        <w:rPr>
          <w:rFonts w:ascii="Courier New" w:hAnsi="Courier New" w:cs="Courier New"/>
          <w:b/>
          <w:bCs/>
          <w:sz w:val="24"/>
          <w:szCs w:val="24"/>
        </w:rPr>
        <w:t>Extent of Compliance of the Proposed System (SOP No. 4)</w:t>
      </w:r>
    </w:p>
    <w:p w14:paraId="07C4591F"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Upon completion of the system, Auditrix </w:t>
      </w:r>
      <w:del w:id="90475" w:author="Claude" w:date="2026-10-07T00:00:00Z">
        <w:r>
          <w:rPr>
            <w:rFonts w:ascii="Courier New" w:hAnsi="Courier New" w:cs="Courier New"/>
            <w:sz w:val="24"/>
            <w:szCs w:val="24"/>
          </w:rPr>
          <w:delText xml:space="preserve">was</w:delText>
        </w:r>
      </w:del>
      <w:ins w:id="90476" w:author="Claude" w:date="2026-10-07T00:00:00Z">
        <w:r>
          <w:rPr>
            <w:rFonts w:ascii="Courier New" w:hAnsi="Courier New" w:cs="Courier New"/>
            <w:sz w:val="24"/>
            <w:szCs w:val="24"/>
          </w:rPr>
          <w:t xml:space="preserve">is to be</w:t>
        </w:r>
      </w:ins>
      <w:r>
        <w:rPr>
          <w:rFonts w:ascii="Courier New" w:hAnsi="Courier New" w:cs="Courier New"/>
          <w:sz w:val="24"/>
          <w:szCs w:val="24"/>
        </w:rPr>
        <w:t xml:space="preserve"> evaluated by the Program Chairpersons and selected IT experts using a Google Form-based instrument built on the ISO/IEC 25010 software quality model, with each characteristic mapped to a specific </w:t>
      </w:r>
      <w:del w:id="90477" w:author="Claude" w:date="2026-10-07T00:00:00Z">
        <w:r>
          <w:rPr>
            <w:rFonts w:ascii="Courier New" w:hAnsi="Courier New" w:cs="Courier New"/>
            <w:sz w:val="24"/>
            <w:szCs w:val="24"/>
          </w:rPr>
          <w:delText xml:space="preserve">module</w:delText>
        </w:r>
      </w:del>
      <w:ins w:id="90478" w:author="Claude" w:date="2026-10-07T00:00:00Z">
        <w:r>
          <w:rPr>
            <w:rFonts w:ascii="Courier New" w:hAnsi="Courier New" w:cs="Courier New"/>
            <w:sz w:val="24"/>
            <w:szCs w:val="24"/>
          </w:rPr>
          <w:t xml:space="preserve">part</w:t>
        </w:r>
      </w:ins>
      <w:r>
        <w:rPr>
          <w:rFonts w:ascii="Courier New" w:hAnsi="Courier New" w:cs="Courier New"/>
          <w:sz w:val="24"/>
          <w:szCs w:val="24"/>
        </w:rPr>
        <w:t xml:space="preserve"> of the system. Responses </w:t>
      </w:r>
      <w:del w:id="90479" w:author="Claude" w:date="2026-10-07T00:00:00Z">
        <w:r>
          <w:rPr>
            <w:rFonts w:ascii="Courier New" w:hAnsi="Courier New" w:cs="Courier New"/>
            <w:sz w:val="24"/>
            <w:szCs w:val="24"/>
          </w:rPr>
          <w:delText xml:space="preserve">were</w:delText>
        </w:r>
      </w:del>
      <w:ins w:id="90480" w:author="Claude" w:date="2026-10-07T00:00:00Z">
        <w:r>
          <w:rPr>
            <w:rFonts w:ascii="Courier New" w:hAnsi="Courier New" w:cs="Courier New"/>
            <w:sz w:val="24"/>
            <w:szCs w:val="24"/>
          </w:rPr>
          <w:t xml:space="preserve">will be</w:t>
        </w:r>
      </w:ins>
      <w:r>
        <w:rPr>
          <w:rFonts w:ascii="Courier New" w:hAnsi="Courier New" w:cs="Courier New"/>
          <w:sz w:val="24"/>
          <w:szCs w:val="24"/>
        </w:rPr>
        <w:t xml:space="preserve"> analyzed using the Weighted Mean. Table 4.</w:t>
      </w:r>
      <w:del w:id="90481" w:author="Claude" w:date="2026-10-07T00:00:00Z">
        <w:r>
          <w:rPr>
            <w:rFonts w:ascii="Courier New" w:hAnsi="Courier New" w:cs="Courier New"/>
            <w:sz w:val="24"/>
            <w:szCs w:val="24"/>
          </w:rPr>
          <w:delText xml:space="preserve">1 presents</w:delText>
        </w:r>
      </w:del>
      <w:ins w:id="90482" w:author="Claude" w:date="2026-10-07T00:00:00Z">
        <w:r>
          <w:rPr>
            <w:rFonts w:ascii="Courier New" w:hAnsi="Courier New" w:cs="Courier New"/>
            <w:sz w:val="24"/>
            <w:szCs w:val="24"/>
          </w:rPr>
          <w:t xml:space="preserve">5 will present</w:t>
        </w:r>
      </w:ins>
      <w:r>
        <w:rPr>
          <w:rFonts w:ascii="Courier New" w:hAnsi="Courier New" w:cs="Courier New"/>
          <w:sz w:val="24"/>
          <w:szCs w:val="24"/>
        </w:rPr>
        <w:t xml:space="preserve"> the extent of compliance per quality characteristic.</w:t>
      </w:r>
    </w:p>
    <w:tbl>
      <w:tblPr>
        <w:tblStyle w:val="TableGrid"/>
        <w:tblW w:w="0" w:type="auto"/>
        <w:tblLook w:val="04A0" w:firstRow="1" w:lastRow="0" w:firstColumn="1" w:lastColumn="0" w:noHBand="0" w:noVBand="1"/>
      </w:tblPr>
      <w:tblGrid>
        <w:gridCol w:w="2395"/>
        <w:gridCol w:w="2377"/>
        <w:gridCol w:w="1627"/>
        <w:gridCol w:w="2233"/>
      </w:tblGrid>
      <w:tr w:rsidR="005D7A48" w14:paraId="4707E440" w14:textId="77777777">
        <w:trPr>
          <w:cantSplit/>
          <w:tblHeader/>
        </w:trPr>
        <w:tc>
          <w:tcPr>
            <w:tcW w:w="2400" w:type="dxa"/>
          </w:tcPr>
          <w:p w14:paraId="129BAF3D" w14:textId="77777777" w:rsidR="005D7A48" w:rsidRDefault="00000000">
            <w:pPr>
              <w:spacing w:line="480" w:lineRule="auto"/>
              <w:jc w:val="center"/>
              <w:rPr>
                <w:rFonts w:ascii="Courier New" w:hAnsi="Courier New" w:cs="Courier New"/>
                <w:b/>
                <w:bCs/>
                <w:sz w:val="24"/>
                <w:szCs w:val="24"/>
              </w:rPr>
            </w:pPr>
            <w:r>
              <w:rPr>
                <w:rFonts w:ascii="Courier New" w:hAnsi="Courier New" w:cs="Courier New"/>
                <w:b/>
                <w:bCs/>
                <w:sz w:val="24"/>
                <w:szCs w:val="24"/>
              </w:rPr>
              <w:lastRenderedPageBreak/>
              <w:t>Quality Characteristic</w:t>
            </w:r>
          </w:p>
        </w:tc>
        <w:tc>
          <w:tcPr>
            <w:tcW w:w="2300" w:type="dxa"/>
          </w:tcPr>
          <w:p w14:paraId="799E7ABE" w14:textId="77777777" w:rsidR="005D7A48" w:rsidRDefault="00000000">
            <w:pPr>
              <w:spacing w:line="480" w:lineRule="auto"/>
              <w:jc w:val="center"/>
              <w:rPr>
                <w:rFonts w:ascii="Courier New" w:hAnsi="Courier New" w:cs="Courier New"/>
                <w:b/>
                <w:bCs/>
                <w:sz w:val="24"/>
                <w:szCs w:val="24"/>
              </w:rPr>
            </w:pPr>
            <w:r>
              <w:rPr>
                <w:rFonts w:ascii="Courier New" w:hAnsi="Courier New" w:cs="Courier New"/>
                <w:b/>
                <w:bCs/>
                <w:sz w:val="24"/>
                <w:szCs w:val="24"/>
              </w:rPr>
              <w:t>System Component Evaluated</w:t>
            </w:r>
          </w:p>
        </w:tc>
        <w:tc>
          <w:tcPr>
            <w:tcW w:w="1700" w:type="dxa"/>
          </w:tcPr>
          <w:p w14:paraId="4FD7C515" w14:textId="77777777" w:rsidR="005D7A48" w:rsidRDefault="00000000">
            <w:pPr>
              <w:spacing w:line="480" w:lineRule="auto"/>
              <w:jc w:val="center"/>
              <w:rPr>
                <w:rFonts w:ascii="Courier New" w:hAnsi="Courier New" w:cs="Courier New"/>
                <w:b/>
                <w:bCs/>
                <w:sz w:val="24"/>
                <w:szCs w:val="24"/>
              </w:rPr>
            </w:pPr>
            <w:r>
              <w:rPr>
                <w:rFonts w:ascii="Courier New" w:hAnsi="Courier New" w:cs="Courier New"/>
                <w:b/>
                <w:bCs/>
                <w:sz w:val="24"/>
                <w:szCs w:val="24"/>
              </w:rPr>
              <w:t>Weighted Mean</w:t>
            </w:r>
          </w:p>
        </w:tc>
        <w:tc>
          <w:tcPr>
            <w:tcW w:w="2232" w:type="dxa"/>
          </w:tcPr>
          <w:p w14:paraId="23B08C6D" w14:textId="77777777" w:rsidR="005D7A48" w:rsidRDefault="00000000">
            <w:pPr>
              <w:spacing w:line="480" w:lineRule="auto"/>
              <w:jc w:val="center"/>
              <w:rPr>
                <w:rFonts w:ascii="Courier New" w:hAnsi="Courier New" w:cs="Courier New"/>
                <w:b/>
                <w:bCs/>
                <w:sz w:val="24"/>
                <w:szCs w:val="24"/>
              </w:rPr>
            </w:pPr>
            <w:r>
              <w:rPr>
                <w:rFonts w:ascii="Courier New" w:hAnsi="Courier New" w:cs="Courier New"/>
                <w:b/>
                <w:bCs/>
                <w:sz w:val="24"/>
                <w:szCs w:val="24"/>
              </w:rPr>
              <w:t>Verbal Interpretation</w:t>
            </w:r>
          </w:p>
        </w:tc>
      </w:tr>
      <w:tr w:rsidR="005D7A48" w14:paraId="556CFB91" w14:textId="77777777">
        <w:trPr>
          <w:cantSplit/>
        </w:trPr>
        <w:tc>
          <w:tcPr>
            <w:tcW w:w="2400" w:type="dxa"/>
          </w:tcPr>
          <w:p w14:paraId="14CC3D00"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Functional Suitability</w:t>
            </w:r>
          </w:p>
        </w:tc>
        <w:tc>
          <w:tcPr>
            <w:tcW w:w="2300" w:type="dxa"/>
          </w:tcPr>
          <w:p w14:paraId="7A4CE2FE"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 xml:space="preserve">Audit Engine / </w:t>
            </w:r>
            <w:del w:id="90483" w:author="Claude" w:date="2026-10-07T00:00:00Z">
              <w:r>
                <w:rPr>
                  <w:rFonts w:ascii="Courier New" w:hAnsi="Courier New" w:cs="Courier New"/>
                  <w:sz w:val="24"/>
                  <w:szCs w:val="24"/>
                </w:rPr>
                <w:delText xml:space="preserve">Automatic Flagging</w:delText>
              </w:r>
            </w:del>
            <w:ins w:id="90484" w:author="Claude" w:date="2026-10-07T00:00:00Z">
              <w:r>
                <w:rPr>
                  <w:rFonts w:ascii="Courier New" w:hAnsi="Courier New" w:cs="Courier New"/>
                  <w:sz w:val="24"/>
                  <w:szCs w:val="24"/>
                </w:rPr>
                <w:t xml:space="preserve">grade entry and violation flagging</w:t>
              </w:r>
            </w:ins>
          </w:p>
        </w:tc>
        <w:tc>
          <w:tcPr>
            <w:tcW w:w="1700" w:type="dxa"/>
          </w:tcPr>
          <w:p w14:paraId="72AD1ABD"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75E7B739"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[insert]</w:t>
            </w:r>
          </w:p>
        </w:tc>
      </w:tr>
      <w:tr w:rsidR="005D7A48" w14:paraId="30804FFE" w14:textId="77777777">
        <w:trPr>
          <w:cantSplit/>
        </w:trPr>
        <w:tc>
          <w:tcPr>
            <w:tcW w:w="2400" w:type="dxa"/>
          </w:tcPr>
          <w:p w14:paraId="50FBDF3D"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Reliability</w:t>
            </w:r>
          </w:p>
        </w:tc>
        <w:tc>
          <w:tcPr>
            <w:tcW w:w="2300" w:type="dxa"/>
          </w:tcPr>
          <w:p w14:paraId="69B000C6" w14:textId="77777777" w:rsidR="005D7A48" w:rsidRDefault="00000000">
            <w:pPr>
              <w:spacing w:line="480" w:lineRule="auto"/>
              <w:jc w:val="both"/>
              <w:rPr>
                <w:rFonts w:ascii="Courier New" w:hAnsi="Courier New" w:cs="Courier New"/>
                <w:sz w:val="24"/>
                <w:szCs w:val="24"/>
              </w:rPr>
            </w:pPr>
            <w:del w:id="90485" w:author="Claude" w:date="2026-10-07T00:00:00Z">
              <w:r>
                <w:rPr>
                  <w:rFonts w:ascii="Courier New" w:hAnsi="Courier New" w:cs="Courier New"/>
                  <w:sz w:val="24"/>
                  <w:szCs w:val="24"/>
                </w:rPr>
                <w:delText xml:space="preserve">Manual Data Import Fail-Safe</w:delText>
              </w:r>
            </w:del>
            <w:ins w:id="90486" w:author="Claude" w:date="2026-10-07T00:00:00Z">
              <w:r>
                <w:rPr>
                  <w:rFonts w:ascii="Courier New" w:hAnsi="Courier New" w:cs="Courier New"/>
                  <w:sz w:val="24"/>
                  <w:szCs w:val="24"/>
                </w:rPr>
                <w:t xml:space="preserve">Consistent audit results / validated imports</w:t>
              </w:r>
            </w:ins>
          </w:p>
        </w:tc>
        <w:tc>
          <w:tcPr>
            <w:tcW w:w="1700" w:type="dxa"/>
          </w:tcPr>
          <w:p w14:paraId="201A8F10"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35EF1834"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[insert]</w:t>
            </w:r>
          </w:p>
        </w:tc>
      </w:tr>
      <w:tr w:rsidR="005D7A48" w14:paraId="767CB407" w14:textId="77777777">
        <w:trPr>
          <w:cantSplit/>
        </w:trPr>
        <w:tc>
          <w:tcPr>
            <w:tcW w:w="2400" w:type="dxa"/>
          </w:tcPr>
          <w:p w14:paraId="45899997"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Performance Efficiency</w:t>
            </w:r>
          </w:p>
        </w:tc>
        <w:tc>
          <w:tcPr>
            <w:tcW w:w="2300" w:type="dxa"/>
          </w:tcPr>
          <w:p w14:paraId="4AD61949" w14:textId="77777777" w:rsidR="005D7A48" w:rsidRDefault="00000000">
            <w:pPr>
              <w:spacing w:line="480" w:lineRule="auto"/>
              <w:jc w:val="both"/>
              <w:rPr>
                <w:rFonts w:ascii="Courier New" w:hAnsi="Courier New" w:cs="Courier New"/>
                <w:sz w:val="24"/>
                <w:szCs w:val="24"/>
              </w:rPr>
            </w:pPr>
            <w:del w:id="90487" w:author="Claude" w:date="2026-10-07T00:00:00Z">
              <w:r>
                <w:rPr>
                  <w:rFonts w:ascii="Courier New" w:hAnsi="Courier New" w:cs="Courier New"/>
                  <w:sz w:val="24"/>
                  <w:szCs w:val="24"/>
                </w:rPr>
                <w:delText xml:space="preserve">MIS Synchronization</w:delText>
              </w:r>
            </w:del>
            <w:ins w:id="90488" w:author="Claude" w:date="2026-10-07T00:00:00Z">
              <w:r>
                <w:rPr>
                  <w:rFonts w:ascii="Courier New" w:hAnsi="Courier New" w:cs="Courier New"/>
                  <w:sz w:val="24"/>
                  <w:szCs w:val="24"/>
                </w:rPr>
                <w:t xml:space="preserve">Audit and dashboard loading time</w:t>
              </w:r>
            </w:ins>
          </w:p>
        </w:tc>
        <w:tc>
          <w:tcPr>
            <w:tcW w:w="1700" w:type="dxa"/>
          </w:tcPr>
          <w:p w14:paraId="1294E0C9"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74803BA2"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[insert]</w:t>
            </w:r>
          </w:p>
        </w:tc>
      </w:tr>
      <w:tr w:rsidR="005D7A48" w14:paraId="508A09C5" w14:textId="77777777">
        <w:trPr>
          <w:cantSplit/>
        </w:trPr>
        <w:tc>
          <w:tcPr>
            <w:tcW w:w="2400" w:type="dxa"/>
          </w:tcPr>
          <w:p w14:paraId="29136C40"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Usability</w:t>
            </w:r>
          </w:p>
        </w:tc>
        <w:tc>
          <w:tcPr>
            <w:tcW w:w="2300" w:type="dxa"/>
          </w:tcPr>
          <w:p w14:paraId="692CA8E4" w14:textId="77777777" w:rsidR="005D7A48" w:rsidRDefault="00000000">
            <w:pPr>
              <w:spacing w:line="480" w:lineRule="auto"/>
              <w:jc w:val="both"/>
              <w:rPr>
                <w:rFonts w:ascii="Courier New" w:hAnsi="Courier New" w:cs="Courier New"/>
                <w:sz w:val="24"/>
                <w:szCs w:val="24"/>
              </w:rPr>
            </w:pPr>
            <w:del w:id="90491" w:author="Claude" w:date="2026-10-07T00:00:00Z">
              <w:r>
                <w:rPr>
                  <w:rFonts w:ascii="Courier New" w:hAnsi="Courier New" w:cs="Courier New"/>
                  <w:sz w:val="24"/>
                  <w:szCs w:val="24"/>
                </w:rPr>
                <w:delText xml:space="preserve">Command Center Dashboard</w:delText>
              </w:r>
            </w:del>
            <w:ins w:id="90492" w:author="Claude" w:date="2026-10-07T00:00:00Z">
              <w:r>
                <w:rPr>
                  <w:rFonts w:ascii="Courier New" w:hAnsi="Courier New" w:cs="Courier New"/>
                  <w:sz w:val="24"/>
                  <w:szCs w:val="24"/>
                </w:rPr>
                <w:t xml:space="preserve">Dashboard and student audit page</w:t>
              </w:r>
            </w:ins>
          </w:p>
        </w:tc>
        <w:tc>
          <w:tcPr>
            <w:tcW w:w="1700" w:type="dxa"/>
          </w:tcPr>
          <w:p w14:paraId="71582444"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5D74450E"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[insert]</w:t>
            </w:r>
          </w:p>
        </w:tc>
      </w:tr>
      <w:tr w:rsidR="005D7A48" w14:paraId="2F42061E" w14:textId="77777777">
        <w:trPr>
          <w:cantSplit/>
        </w:trPr>
        <w:tc>
          <w:tcPr>
            <w:tcW w:w="2400" w:type="dxa"/>
          </w:tcPr>
          <w:p w14:paraId="5AA5A2AE"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Security</w:t>
            </w:r>
          </w:p>
        </w:tc>
        <w:tc>
          <w:tcPr>
            <w:tcW w:w="2300" w:type="dxa"/>
          </w:tcPr>
          <w:p w14:paraId="1F5EDE6E" w14:textId="77777777" w:rsidR="005D7A48" w:rsidRDefault="00000000">
            <w:pPr>
              <w:spacing w:line="480" w:lineRule="auto"/>
              <w:jc w:val="both"/>
              <w:rPr>
                <w:rFonts w:ascii="Courier New" w:hAnsi="Courier New" w:cs="Courier New"/>
                <w:sz w:val="24"/>
                <w:szCs w:val="24"/>
              </w:rPr>
            </w:pPr>
            <w:del w:id="90489" w:author="Claude" w:date="2026-10-07T00:00:00Z">
              <w:r>
                <w:rPr>
                  <w:rFonts w:ascii="Courier New" w:hAnsi="Courier New" w:cs="Courier New"/>
                  <w:sz w:val="24"/>
                  <w:szCs w:val="24"/>
                </w:rPr>
                <w:delText xml:space="preserve">Command Center Dashboard / RLS access control</w:delText>
              </w:r>
            </w:del>
            <w:ins w:id="90490" w:author="Claude" w:date="2026-10-07T00:00:00Z">
              <w:r>
                <w:rPr>
                  <w:rFonts w:ascii="Courier New" w:hAnsi="Courier New" w:cs="Courier New"/>
                  <w:sz w:val="24"/>
                  <w:szCs w:val="24"/>
                </w:rPr>
                <w:t xml:space="preserve">RLS access control / password policy</w:t>
              </w:r>
            </w:ins>
          </w:p>
        </w:tc>
        <w:tc>
          <w:tcPr>
            <w:tcW w:w="1700" w:type="dxa"/>
          </w:tcPr>
          <w:p w14:paraId="1587E70C"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19B77CF8"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[insert]</w:t>
            </w:r>
          </w:p>
        </w:tc>
      </w:tr>
      <w:tr w:rsidR="005D7A48" w14:paraId="1855FC86" w14:textId="77777777">
        <w:trPr>
          <w:cantSplit/>
        </w:trPr>
        <w:tc>
          <w:tcPr>
            <w:tcW w:w="2400" w:type="dxa"/>
          </w:tcPr>
          <w:p w14:paraId="12F18671"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Compatibility</w:t>
            </w:r>
          </w:p>
        </w:tc>
        <w:tc>
          <w:tcPr>
            <w:tcW w:w="2300" w:type="dxa"/>
          </w:tcPr>
          <w:p w14:paraId="56BF52D9"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Cross-device responsiveness</w:t>
            </w:r>
          </w:p>
        </w:tc>
        <w:tc>
          <w:tcPr>
            <w:tcW w:w="1700" w:type="dxa"/>
          </w:tcPr>
          <w:p w14:paraId="04DA38B6"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42BE447B"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[insert]</w:t>
            </w:r>
          </w:p>
        </w:tc>
      </w:tr>
      <w:tr w:rsidR="005D7A48" w14:paraId="337D250F" w14:textId="77777777">
        <w:trPr>
          <w:cantSplit/>
        </w:trPr>
        <w:tc>
          <w:tcPr>
            <w:tcW w:w="2400" w:type="dxa"/>
          </w:tcPr>
          <w:p w14:paraId="35C5725A"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Maintainability</w:t>
            </w:r>
          </w:p>
        </w:tc>
        <w:tc>
          <w:tcPr>
            <w:tcW w:w="2300" w:type="dxa"/>
          </w:tcPr>
          <w:p w14:paraId="72C0C015" w14:textId="77777777" w:rsidR="005D7A48" w:rsidRDefault="00000000">
            <w:pPr>
              <w:spacing w:line="480" w:lineRule="auto"/>
              <w:jc w:val="both"/>
              <w:rPr>
                <w:rFonts w:ascii="Courier New" w:hAnsi="Courier New" w:cs="Courier New"/>
                <w:sz w:val="24"/>
                <w:szCs w:val="24"/>
              </w:rPr>
            </w:pPr>
            <w:del w:id="90493" w:author="Claude" w:date="2026-10-07T00:00:00Z">
              <w:r>
                <w:rPr>
                  <w:rFonts w:ascii="Courier New" w:hAnsi="Courier New" w:cs="Courier New"/>
                  <w:sz w:val="24"/>
                  <w:szCs w:val="24"/>
                </w:rPr>
                <w:delText xml:space="preserve">Curriculum versioning</w:delText>
              </w:r>
            </w:del>
            <w:ins w:id="90494" w:author="Claude" w:date="2026-10-07T00:00:00Z">
              <w:r>
                <w:rPr>
                  <w:rFonts w:ascii="Courier New" w:hAnsi="Courier New" w:cs="Courier New"/>
                  <w:sz w:val="24"/>
                  <w:szCs w:val="24"/>
                </w:rPr>
                <w:t xml:space="preserve">Curriculum versioning / modular audit rules</w:t>
              </w:r>
            </w:ins>
          </w:p>
        </w:tc>
        <w:tc>
          <w:tcPr>
            <w:tcW w:w="1700" w:type="dxa"/>
          </w:tcPr>
          <w:p w14:paraId="6795DA37"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7AE16218"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[insert]</w:t>
            </w:r>
          </w:p>
        </w:tc>
      </w:tr>
      <w:tr w:rsidR="005D7A48" w14:paraId="3D6CBE89" w14:textId="77777777">
        <w:trPr>
          <w:cantSplit/>
        </w:trPr>
        <w:tc>
          <w:tcPr>
            <w:tcW w:w="2400" w:type="dxa"/>
          </w:tcPr>
          <w:p w14:paraId="6303917B"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Portability</w:t>
            </w:r>
          </w:p>
        </w:tc>
        <w:tc>
          <w:tcPr>
            <w:tcW w:w="2300" w:type="dxa"/>
          </w:tcPr>
          <w:p w14:paraId="1AF0FE24"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Web-based accessibility</w:t>
            </w:r>
          </w:p>
        </w:tc>
        <w:tc>
          <w:tcPr>
            <w:tcW w:w="1700" w:type="dxa"/>
          </w:tcPr>
          <w:p w14:paraId="2A52787B"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38E4D283"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[insert]</w:t>
            </w:r>
          </w:p>
        </w:tc>
      </w:tr>
      <w:tr w:rsidR="005D7A48" w14:paraId="360F7873" w14:textId="77777777">
        <w:trPr>
          <w:cantSplit/>
        </w:trPr>
        <w:tc>
          <w:tcPr>
            <w:tcW w:w="2400" w:type="dxa"/>
          </w:tcPr>
          <w:p w14:paraId="0FD66A89"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lastRenderedPageBreak/>
              <w:t>Safety</w:t>
            </w:r>
          </w:p>
        </w:tc>
        <w:tc>
          <w:tcPr>
            <w:tcW w:w="2300" w:type="dxa"/>
          </w:tcPr>
          <w:p w14:paraId="2FC1B84D"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 xml:space="preserve">Data integrity / </w:t>
            </w:r>
            <w:ins w:id="90495" w:author="Claude" w:date="2026-10-07T00:00:00Z">
              <w:r>
                <w:rPr>
                  <w:rFonts w:ascii="Courier New" w:hAnsi="Courier New" w:cs="Courier New"/>
                  <w:sz w:val="24"/>
                  <w:szCs w:val="24"/>
                </w:rPr>
                <w:t xml:space="preserve">confirmations / </w:t>
              </w:r>
            </w:ins>
            <w:r>
              <w:rPr>
                <w:rFonts w:ascii="Courier New" w:hAnsi="Courier New" w:cs="Courier New"/>
                <w:sz w:val="24"/>
                <w:szCs w:val="24"/>
              </w:rPr>
              <w:t xml:space="preserve">access safeguards</w:t>
            </w:r>
          </w:p>
        </w:tc>
        <w:tc>
          <w:tcPr>
            <w:tcW w:w="1700" w:type="dxa"/>
          </w:tcPr>
          <w:p w14:paraId="35C83418"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5C83598E" w14:textId="77777777" w:rsidR="005D7A48" w:rsidRDefault="00000000">
            <w:pPr>
              <w:spacing w:line="480" w:lineRule="auto"/>
              <w:jc w:val="both"/>
              <w:rPr>
                <w:rFonts w:ascii="Courier New" w:hAnsi="Courier New" w:cs="Courier New"/>
                <w:sz w:val="24"/>
                <w:szCs w:val="24"/>
              </w:rPr>
            </w:pPr>
            <w:r>
              <w:rPr>
                <w:rFonts w:ascii="Courier New" w:hAnsi="Courier New" w:cs="Courier New"/>
                <w:sz w:val="24"/>
                <w:szCs w:val="24"/>
              </w:rPr>
              <w:t>[insert]</w:t>
            </w:r>
          </w:p>
        </w:tc>
      </w:tr>
    </w:tbl>
    <w:p w14:paraId="0A8CA1C8" w14:textId="77777777" w:rsidR="005D7A48" w:rsidRDefault="005D7A48">
      <w:pPr>
        <w:spacing w:line="480" w:lineRule="auto"/>
        <w:rPr>
          <w:rFonts w:ascii="Courier New" w:hAnsi="Courier New" w:cs="Courier New"/>
          <w:sz w:val="24"/>
          <w:szCs w:val="24"/>
        </w:rPr>
      </w:pPr>
    </w:p>
    <w:p w14:paraId="50272C81" w14:textId="77777777" w:rsidR="005D7A48" w:rsidRDefault="00000000">
      <w:pPr>
        <w:spacing w:line="480" w:lineRule="auto"/>
        <w:jc w:val="center"/>
        <w:rPr>
          <w:rFonts w:ascii="Courier New" w:hAnsi="Courier New" w:cs="Courier New"/>
          <w:b/>
          <w:bCs/>
          <w:sz w:val="24"/>
          <w:szCs w:val="24"/>
        </w:rPr>
      </w:pPr>
      <w:r>
        <w:rPr>
          <w:rFonts w:ascii="Courier New" w:hAnsi="Courier New" w:cs="Courier New"/>
          <w:b/>
          <w:bCs/>
          <w:sz w:val="24"/>
          <w:szCs w:val="24"/>
        </w:rPr>
        <w:t xml:space="preserve">Table 4.</w:t>
      </w:r>
      <w:del w:id="90496" w:author="Claude" w:date="2026-10-07T00:00:00Z">
        <w:r>
          <w:rPr>
            <w:rFonts w:ascii="Courier New" w:hAnsi="Courier New" w:cs="Courier New"/>
            <w:b/>
            <w:bCs/>
            <w:sz w:val="24"/>
            <w:szCs w:val="24"/>
          </w:rPr>
          <w:delText xml:space="preserve">1</w:delText>
        </w:r>
      </w:del>
      <w:ins w:id="90497" w:author="Claude" w:date="2026-10-07T00:00:00Z">
        <w:r>
          <w:rPr>
            <w:rFonts w:ascii="Courier New" w:hAnsi="Courier New" w:cs="Courier New"/>
            <w:b/>
            <w:bCs/>
            <w:sz w:val="24"/>
            <w:szCs w:val="24"/>
          </w:rPr>
          <w:t xml:space="preserve">5</w:t>
        </w:r>
      </w:ins>
    </w:p>
    <w:p w14:paraId="09E32935" w14:textId="77777777" w:rsidR="005D7A48" w:rsidRDefault="00000000">
      <w:pPr>
        <w:spacing w:line="480" w:lineRule="auto"/>
        <w:ind w:firstLine="720"/>
        <w:jc w:val="both"/>
        <w:rPr>
          <w:rFonts w:ascii="Courier New" w:hAnsi="Courier New" w:cs="Courier New"/>
          <w:sz w:val="24"/>
          <w:szCs w:val="24"/>
        </w:rPr>
      </w:pPr>
      <w:commentRangeStart w:id="5"/>
      <w:r>
        <w:rPr>
          <w:rFonts w:ascii="Courier New" w:hAnsi="Courier New" w:cs="Courier New"/>
          <w:sz w:val="24"/>
          <w:szCs w:val="24"/>
        </w:rPr>
        <w:t xml:space="preserve">(</w:t>
      </w:r>
      <w:del w:id="90498" w:author="Claude" w:date="2026-10-07T00:00:00Z">
        <w:r>
          <w:rPr>
            <w:rFonts w:ascii="Courier New" w:hAnsi="Courier New" w:cs="Courier New"/>
            <w:sz w:val="24"/>
            <w:szCs w:val="24"/>
          </w:rPr>
          <w:delText xml:space="preserve">Weighted</w:delText>
        </w:r>
      </w:del>
      <w:ins w:id="90499" w:author="Claude" w:date="2026-10-07T00:00:00Z">
        <w:r>
          <w:rPr>
            <w:rFonts w:ascii="Courier New" w:hAnsi="Courier New" w:cs="Courier New"/>
            <w:sz w:val="24"/>
            <w:szCs w:val="24"/>
          </w:rPr>
          <w:t xml:space="preserve">The ISO/IEC 25010 evaluation has not yet been conducted. The weighted</w:t>
        </w:r>
      </w:ins>
      <w:r>
        <w:rPr>
          <w:rFonts w:ascii="Courier New" w:hAnsi="Courier New" w:cs="Courier New"/>
          <w:sz w:val="24"/>
          <w:szCs w:val="24"/>
        </w:rPr>
        <w:t xml:space="preserve"> means and verbal interpretations </w:t>
      </w:r>
      <w:del w:id="90500" w:author="Claude" w:date="2026-10-07T00:00:00Z">
        <w:r>
          <w:rPr>
            <w:rFonts w:ascii="Courier New" w:hAnsi="Courier New" w:cs="Courier New"/>
            <w:sz w:val="24"/>
            <w:szCs w:val="24"/>
          </w:rPr>
          <w:delText xml:space="preserve">to be completed upon full tally of the ISO/IEC 25010 survey responses</w:delText>
        </w:r>
      </w:del>
      <w:ins w:id="90501" w:author="Claude" w:date="2026-10-07T00:00:00Z">
        <w:r>
          <w:rPr>
            <w:rFonts w:ascii="Courier New" w:hAnsi="Courier New" w:cs="Courier New"/>
            <w:sz w:val="24"/>
            <w:szCs w:val="24"/>
          </w:rPr>
          <w:t xml:space="preserve">will be completed once the survey responses are tallied</w:t>
        </w:r>
      </w:ins>
      <w:r>
        <w:rPr>
          <w:rFonts w:ascii="Courier New" w:hAnsi="Courier New" w:cs="Courier New"/>
          <w:sz w:val="24"/>
          <w:szCs w:val="24"/>
        </w:rPr>
        <w:t xml:space="preserve">.)</w:t>
      </w:r>
      <w:commentRangeEnd w:id="5"/>
      <w:r>
        <w:rPr>
          <w:rStyle w:val="CommentReference"/>
        </w:rPr>
        <w:commentReference w:id="5"/>
      </w:r>
    </w:p>
    <w:p w14:paraId="6AB08FA6" w14:textId="77777777" w:rsidR="00B117A3" w:rsidRDefault="00B117A3">
      <w:pPr>
        <w:spacing w:line="480" w:lineRule="auto"/>
        <w:ind w:firstLine="720"/>
        <w:jc w:val="both"/>
        <w:rPr>
          <w:rFonts w:ascii="Courier New" w:hAnsi="Courier New" w:cs="Courier New"/>
          <w:sz w:val="24"/>
          <w:szCs w:val="24"/>
        </w:rPr>
      </w:pPr>
    </w:p>
    <w:p w14:paraId="1283B264" w14:textId="77777777" w:rsidR="00B117A3" w:rsidRDefault="00B117A3">
      <w:pPr>
        <w:spacing w:line="480" w:lineRule="auto"/>
        <w:ind w:firstLine="720"/>
        <w:jc w:val="both"/>
        <w:rPr>
          <w:rFonts w:ascii="Courier New" w:hAnsi="Courier New" w:cs="Courier New"/>
          <w:sz w:val="24"/>
          <w:szCs w:val="24"/>
        </w:rPr>
      </w:pPr>
    </w:p>
    <w:p w14:paraId="615F6D0F" w14:textId="77777777" w:rsidR="00B117A3" w:rsidRDefault="00B117A3">
      <w:pPr>
        <w:spacing w:line="480" w:lineRule="auto"/>
        <w:ind w:firstLine="720"/>
        <w:jc w:val="both"/>
        <w:rPr>
          <w:rFonts w:ascii="Courier New" w:hAnsi="Courier New" w:cs="Courier New"/>
          <w:sz w:val="24"/>
          <w:szCs w:val="24"/>
        </w:rPr>
      </w:pPr>
    </w:p>
    <w:p w14:paraId="24E7C446" w14:textId="77777777" w:rsidR="00B117A3" w:rsidRDefault="00B117A3">
      <w:pPr>
        <w:spacing w:line="480" w:lineRule="auto"/>
        <w:ind w:firstLine="720"/>
        <w:jc w:val="both"/>
        <w:rPr>
          <w:rFonts w:ascii="Courier New" w:hAnsi="Courier New" w:cs="Courier New"/>
          <w:sz w:val="24"/>
          <w:szCs w:val="24"/>
        </w:rPr>
      </w:pPr>
    </w:p>
    <w:p w14:paraId="6A617384" w14:textId="77777777" w:rsidR="00B117A3" w:rsidRDefault="00B117A3">
      <w:pPr>
        <w:spacing w:line="480" w:lineRule="auto"/>
        <w:ind w:firstLine="720"/>
        <w:jc w:val="both"/>
        <w:rPr>
          <w:rFonts w:ascii="Courier New" w:hAnsi="Courier New" w:cs="Courier New"/>
          <w:sz w:val="24"/>
          <w:szCs w:val="24"/>
        </w:rPr>
      </w:pPr>
    </w:p>
    <w:p w14:paraId="379970BC" w14:textId="77777777" w:rsidR="00B117A3" w:rsidRDefault="00B117A3">
      <w:pPr>
        <w:spacing w:line="480" w:lineRule="auto"/>
        <w:ind w:firstLine="720"/>
        <w:jc w:val="both"/>
        <w:rPr>
          <w:rFonts w:ascii="Courier New" w:hAnsi="Courier New" w:cs="Courier New"/>
          <w:sz w:val="24"/>
          <w:szCs w:val="24"/>
        </w:rPr>
      </w:pPr>
    </w:p>
    <w:p w14:paraId="1486B7B6" w14:textId="77777777" w:rsidR="00B117A3" w:rsidRDefault="00B117A3">
      <w:pPr>
        <w:spacing w:line="480" w:lineRule="auto"/>
        <w:ind w:firstLine="720"/>
        <w:jc w:val="both"/>
        <w:rPr>
          <w:rFonts w:ascii="Courier New" w:hAnsi="Courier New" w:cs="Courier New"/>
          <w:sz w:val="24"/>
          <w:szCs w:val="24"/>
        </w:rPr>
      </w:pPr>
    </w:p>
    <w:p w14:paraId="0F428BAD" w14:textId="77777777" w:rsidR="00B117A3" w:rsidRDefault="00B117A3">
      <w:pPr>
        <w:spacing w:line="480" w:lineRule="auto"/>
        <w:ind w:firstLine="720"/>
        <w:jc w:val="both"/>
        <w:rPr>
          <w:rFonts w:ascii="Courier New" w:hAnsi="Courier New" w:cs="Courier New"/>
          <w:sz w:val="24"/>
          <w:szCs w:val="24"/>
        </w:rPr>
      </w:pPr>
    </w:p>
    <w:p w14:paraId="06F51510" w14:textId="77777777" w:rsidR="00094483" w:rsidRDefault="00000000">
      <w:pPr>
        <w:spacing w:after="0" w:line="480" w:lineRule="auto"/>
        <w:jc w:val="both"/>
        <w:rPr>
          <w:rFonts w:ascii="Courier New" w:hAnsi="Courier New" w:cs="Courier New"/>
          <w:b/>
          <w:bCs/>
          <w:sz w:val="24"/>
          <w:szCs w:val="24"/>
          <w:lang w:val="en-US"/>
        </w:rPr>
      </w:pPr>
      <w:r>
        <w:rPr>
          <w:rFonts w:ascii="Courier New" w:hAnsi="Courier New" w:cs="Courier New"/>
          <w:b/>
          <w:bCs/>
          <w:sz w:val="24"/>
          <w:szCs w:val="24"/>
          <w:lang w:val="en-US"/>
        </w:rPr>
        <w:lastRenderedPageBreak/>
        <w:t>References</w:t>
      </w:r>
    </w:p>
    <w:p w14:paraId="0335B68C"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rPr>
        <w:t>Alugar, R., &amp; Itaas, E. (2021).</w:t>
      </w:r>
      <w:r>
        <w:rPr>
          <w:rFonts w:ascii="Courier New" w:hAnsi="Courier New" w:cs="Courier New"/>
          <w:sz w:val="24"/>
          <w:szCs w:val="24"/>
        </w:rPr>
        <w:tab/>
        <w:tab/>
        <w:tab/>
        <w:tab/>
        <w:tab/>
        <w:tab/>
      </w:r>
    </w:p>
    <w:p w14:paraId="3EA8C105" w14:textId="77777777" w:rsidR="00094483" w:rsidRDefault="00000000">
      <w:pPr>
        <w:spacing w:after="0" w:line="240" w:lineRule="auto"/>
        <w:jc w:val="both"/>
        <w:rPr>
          <w:rFonts w:ascii="Courier New" w:hAnsi="Courier New" w:cs="Courier New"/>
          <w:sz w:val="24"/>
          <w:szCs w:val="24"/>
        </w:rPr>
      </w:pPr>
      <w:r>
        <w:rPr>
          <w:rFonts w:ascii="Courier New" w:hAnsi="Courier New" w:cs="Courier New"/>
          <w:sz w:val="24"/>
          <w:szCs w:val="24"/>
        </w:rPr>
        <w:t xml:space="preserve">Exploring the implementation of curriculum quality audit </w:t>
      </w:r>
      <w:r>
        <w:rPr>
          <w:rFonts w:ascii="Courier New" w:hAnsi="Courier New" w:cs="Courier New"/>
          <w:sz w:val="24"/>
          <w:szCs w:val="24"/>
          <w:lang w:val="en-US"/>
        </w:rPr>
        <w:tab/>
      </w:r>
      <w:r>
        <w:rPr>
          <w:rFonts w:ascii="Courier New" w:hAnsi="Courier New" w:cs="Courier New"/>
          <w:sz w:val="24"/>
          <w:szCs w:val="24"/>
        </w:rPr>
        <w:t xml:space="preserve">in a Philippine State University. International Journal </w:t>
      </w:r>
      <w:r>
        <w:rPr>
          <w:rFonts w:ascii="Courier New" w:hAnsi="Courier New" w:cs="Courier New"/>
          <w:sz w:val="24"/>
          <w:szCs w:val="24"/>
          <w:lang w:val="en-US"/>
        </w:rPr>
        <w:tab/>
      </w:r>
      <w:r>
        <w:rPr>
          <w:rFonts w:ascii="Courier New" w:hAnsi="Courier New" w:cs="Courier New"/>
          <w:sz w:val="24"/>
          <w:szCs w:val="24"/>
        </w:rPr>
        <w:t>of Curriculum and Instruction, 13(2), 1620–1639.</w:t>
      </w:r>
    </w:p>
    <w:p w14:paraId="6B01C471" w14:textId="77777777" w:rsidR="00094483" w:rsidRDefault="00000000">
      <w:pPr>
        <w:spacing w:after="0" w:line="240" w:lineRule="auto"/>
        <w:ind w:left="567" w:hanging="567"/>
        <w:jc w:val="both"/>
        <w:rPr>
          <w:rFonts w:ascii="Courier New" w:hAnsi="Courier New" w:cs="Courier New"/>
          <w:b/>
          <w:bCs/>
          <w:sz w:val="24"/>
          <w:szCs w:val="24"/>
        </w:rPr>
      </w:pPr>
      <w:r>
        <w:rPr>
          <w:rFonts w:ascii="Courier New" w:hAnsi="Courier New" w:cs="Courier New"/>
          <w:b/>
          <w:bCs/>
          <w:sz w:val="24"/>
          <w:szCs w:val="24"/>
        </w:rPr>
        <w:t>Espinosa, G., Serrano, M., &amp; Balmes, H. (2024).</w:t>
        <w:tab/>
        <w:tab/>
        <w:tab/>
      </w:r>
    </w:p>
    <w:p w14:paraId="3DDA1BE9"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rPr>
        <w:t xml:space="preserve">Automated enrollment queueing system in a university </w:t>
      </w:r>
      <w:r>
        <w:rPr>
          <w:rFonts w:ascii="Courier New" w:hAnsi="Courier New" w:cs="Courier New"/>
          <w:sz w:val="24"/>
          <w:szCs w:val="24"/>
          <w:lang w:val="en-US"/>
        </w:rPr>
        <w:tab/>
      </w:r>
      <w:r>
        <w:rPr>
          <w:rFonts w:ascii="Courier New" w:hAnsi="Courier New" w:cs="Courier New"/>
          <w:sz w:val="24"/>
          <w:szCs w:val="24"/>
        </w:rPr>
        <w:t xml:space="preserve">towards student experience and operational efficiency. </w:t>
      </w:r>
      <w:r>
        <w:rPr>
          <w:rFonts w:ascii="Courier New" w:hAnsi="Courier New" w:cs="Courier New"/>
          <w:sz w:val="24"/>
          <w:szCs w:val="24"/>
          <w:lang w:val="en-US"/>
        </w:rPr>
        <w:tab/>
      </w:r>
      <w:r>
        <w:rPr>
          <w:rFonts w:ascii="Courier New" w:hAnsi="Courier New" w:cs="Courier New"/>
          <w:sz w:val="24"/>
          <w:szCs w:val="24"/>
        </w:rPr>
        <w:t>Philippine E-Journals.</w:t>
      </w:r>
    </w:p>
    <w:p w14:paraId="736D9308"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rPr>
        <w:t xml:space="preserve">Halover, E., &amp; Manuel, M. (2021). </w:t>
        <w:tab/>
        <w:tab/>
      </w:r>
      <w:r>
        <w:rPr>
          <w:rFonts w:ascii="Courier New" w:hAnsi="Courier New" w:cs="Courier New"/>
          <w:sz w:val="24"/>
          <w:szCs w:val="24"/>
        </w:rPr>
        <w:tab/>
        <w:tab/>
        <w:tab/>
        <w:tab/>
      </w:r>
    </w:p>
    <w:p w14:paraId="4DAE8E7F"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rPr>
        <w:t xml:space="preserve">Academic program audit: A quality assurance mechanism for </w:t>
      </w:r>
      <w:r>
        <w:rPr>
          <w:rFonts w:ascii="Courier New" w:hAnsi="Courier New" w:cs="Courier New"/>
          <w:sz w:val="24"/>
          <w:szCs w:val="24"/>
          <w:lang w:val="en-US"/>
        </w:rPr>
        <w:tab/>
      </w:r>
      <w:r>
        <w:rPr>
          <w:rFonts w:ascii="Courier New" w:hAnsi="Courier New" w:cs="Courier New"/>
          <w:sz w:val="24"/>
          <w:szCs w:val="24"/>
        </w:rPr>
        <w:t xml:space="preserve">higher education programs in the University of Baguio. </w:t>
      </w:r>
      <w:r>
        <w:rPr>
          <w:rFonts w:ascii="Courier New" w:hAnsi="Courier New" w:cs="Courier New"/>
          <w:sz w:val="24"/>
          <w:szCs w:val="24"/>
          <w:lang w:val="en-US"/>
        </w:rPr>
        <w:tab/>
      </w:r>
      <w:r>
        <w:rPr>
          <w:rFonts w:ascii="Courier New" w:hAnsi="Courier New" w:cs="Courier New"/>
          <w:sz w:val="24"/>
          <w:szCs w:val="24"/>
        </w:rPr>
        <w:t>University of Baguio Research Journal, 45(2).</w:t>
      </w:r>
    </w:p>
    <w:p w14:paraId="3C9D69E4"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rPr>
        <w:t xml:space="preserve">Largoza, G., &amp; Fernandez, C. (2025). </w:t>
      </w:r>
      <w:r>
        <w:rPr>
          <w:rFonts w:ascii="Courier New" w:hAnsi="Courier New" w:cs="Courier New"/>
          <w:sz w:val="24"/>
          <w:szCs w:val="24"/>
        </w:rPr>
        <w:tab/>
        <w:tab/>
        <w:tab/>
        <w:tab/>
        <w:tab/>
      </w:r>
    </w:p>
    <w:p w14:paraId="7DF41BCD"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rPr>
        <w:t xml:space="preserve">Review of CHED policies, standards, and guidelines (PSGs) </w:t>
      </w:r>
      <w:r>
        <w:rPr>
          <w:rFonts w:ascii="Courier New" w:hAnsi="Courier New" w:cs="Courier New"/>
          <w:sz w:val="24"/>
          <w:szCs w:val="24"/>
          <w:lang w:val="en-US"/>
        </w:rPr>
        <w:tab/>
      </w:r>
      <w:r>
        <w:rPr>
          <w:rFonts w:ascii="Courier New" w:hAnsi="Courier New" w:cs="Courier New"/>
          <w:sz w:val="24"/>
          <w:szCs w:val="24"/>
        </w:rPr>
        <w:t xml:space="preserve">pre- and post-K to 12 reforms. Philippine Institute for </w:t>
      </w:r>
      <w:r>
        <w:rPr>
          <w:rFonts w:ascii="Courier New" w:hAnsi="Courier New" w:cs="Courier New"/>
          <w:sz w:val="24"/>
          <w:szCs w:val="24"/>
          <w:lang w:val="en-US"/>
        </w:rPr>
        <w:tab/>
      </w:r>
      <w:r>
        <w:rPr>
          <w:rFonts w:ascii="Courier New" w:hAnsi="Courier New" w:cs="Courier New"/>
          <w:sz w:val="24"/>
          <w:szCs w:val="24"/>
        </w:rPr>
        <w:t>Development Studies, Discussion Paper Series No. 2025-13.</w:t>
      </w:r>
    </w:p>
    <w:p w14:paraId="18DB8EB9"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rPr>
        <w:t>Smith, R. (2020).</w:t>
      </w:r>
      <w:r>
        <w:rPr>
          <w:rFonts w:ascii="Courier New" w:hAnsi="Courier New" w:cs="Courier New"/>
          <w:sz w:val="24"/>
          <w:szCs w:val="24"/>
        </w:rPr>
        <w:tab/>
        <w:tab/>
        <w:tab/>
        <w:tab/>
        <w:tab/>
        <w:tab/>
        <w:tab/>
        <w:tab/>
        <w:tab/>
      </w:r>
    </w:p>
    <w:p w14:paraId="39FEFD70"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rPr>
        <w:t xml:space="preserve">Degree audit systems and student success. Journal of </w:t>
      </w:r>
      <w:r>
        <w:rPr>
          <w:rFonts w:ascii="Courier New" w:hAnsi="Courier New" w:cs="Courier New"/>
          <w:sz w:val="24"/>
          <w:szCs w:val="24"/>
          <w:lang w:val="en-US"/>
        </w:rPr>
        <w:tab/>
      </w:r>
      <w:r>
        <w:rPr>
          <w:rFonts w:ascii="Courier New" w:hAnsi="Courier New" w:cs="Courier New"/>
          <w:sz w:val="24"/>
          <w:szCs w:val="24"/>
        </w:rPr>
        <w:t>Higher Education Policy and Management, 42(5), 512–528.</w:t>
      </w:r>
    </w:p>
    <w:p w14:paraId="064D8E4D"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rPr>
        <w:t xml:space="preserve">Laudon, K. C., &amp; Laudon, J. P. (2022). </w:t>
        <w:tab/>
        <w:tab/>
      </w:r>
      <w:r>
        <w:rPr>
          <w:rFonts w:ascii="Courier New" w:hAnsi="Courier New" w:cs="Courier New"/>
          <w:sz w:val="24"/>
          <w:szCs w:val="24"/>
        </w:rPr>
        <w:tab/>
        <w:tab/>
        <w:tab/>
      </w:r>
    </w:p>
    <w:p w14:paraId="6858E6ED"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rPr>
        <w:t xml:space="preserve">Management Information Systems: Managing the Digital Firm </w:t>
      </w:r>
      <w:r>
        <w:rPr>
          <w:rFonts w:ascii="Courier New" w:hAnsi="Courier New" w:cs="Courier New"/>
          <w:sz w:val="24"/>
          <w:szCs w:val="24"/>
          <w:lang w:val="en-US"/>
        </w:rPr>
        <w:tab/>
      </w:r>
      <w:r>
        <w:rPr>
          <w:rFonts w:ascii="Courier New" w:hAnsi="Courier New" w:cs="Courier New"/>
          <w:sz w:val="24"/>
          <w:szCs w:val="24"/>
        </w:rPr>
        <w:t>(17th ed.). Pearson.</w:t>
      </w:r>
    </w:p>
    <w:p w14:paraId="35A012D3"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rPr>
        <w:t>Miña, L. M., Bercasio, R. R. O., &amp; Llenaresas, H. M. (2021).</w:t>
      </w:r>
      <w:r>
        <w:rPr>
          <w:rFonts w:ascii="Courier New" w:hAnsi="Courier New" w:cs="Courier New"/>
          <w:sz w:val="24"/>
          <w:szCs w:val="24"/>
        </w:rPr>
        <w:tab/>
        <w:t xml:space="preserve">Outcomes-based curricular review of a graduate program </w:t>
      </w:r>
      <w:r>
        <w:rPr>
          <w:rFonts w:ascii="Courier New" w:hAnsi="Courier New" w:cs="Courier New"/>
          <w:sz w:val="24"/>
          <w:szCs w:val="24"/>
          <w:lang w:val="en-US"/>
        </w:rPr>
        <w:tab/>
      </w:r>
      <w:r>
        <w:rPr>
          <w:rFonts w:ascii="Courier New" w:hAnsi="Courier New" w:cs="Courier New"/>
          <w:sz w:val="24"/>
          <w:szCs w:val="24"/>
        </w:rPr>
        <w:t xml:space="preserve">using curriculum quality audit methodology. BU R&amp;D </w:t>
      </w:r>
      <w:r>
        <w:rPr>
          <w:rFonts w:ascii="Courier New" w:hAnsi="Courier New" w:cs="Courier New"/>
          <w:sz w:val="24"/>
          <w:szCs w:val="24"/>
          <w:lang w:val="en-US"/>
        </w:rPr>
        <w:tab/>
      </w:r>
      <w:r>
        <w:rPr>
          <w:rFonts w:ascii="Courier New" w:hAnsi="Courier New" w:cs="Courier New"/>
          <w:sz w:val="24"/>
          <w:szCs w:val="24"/>
        </w:rPr>
        <w:t>Journal, 24(1), 82–93.</w:t>
      </w:r>
    </w:p>
    <w:p w14:paraId="58FF04BD"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rPr>
        <w:t>Bagacay, I. R. V., Talatala, E. A., &amp; Soberano, K. T. (2024).</w:t>
      </w:r>
      <w:r>
        <w:rPr>
          <w:rFonts w:ascii="Courier New" w:hAnsi="Courier New" w:cs="Courier New"/>
          <w:sz w:val="24"/>
          <w:szCs w:val="24"/>
        </w:rPr>
        <w:tab/>
        <w:t xml:space="preserve">Streamlining school registration: An innovative automated </w:t>
      </w:r>
      <w:r>
        <w:rPr>
          <w:rFonts w:ascii="Courier New" w:hAnsi="Courier New" w:cs="Courier New"/>
          <w:sz w:val="24"/>
          <w:szCs w:val="24"/>
          <w:lang w:val="en-US"/>
        </w:rPr>
        <w:tab/>
      </w:r>
      <w:r>
        <w:rPr>
          <w:rFonts w:ascii="Courier New" w:hAnsi="Courier New" w:cs="Courier New"/>
          <w:sz w:val="24"/>
          <w:szCs w:val="24"/>
        </w:rPr>
        <w:t xml:space="preserve">system for registrars. International Journal of Computer </w:t>
      </w:r>
      <w:r>
        <w:rPr>
          <w:rFonts w:ascii="Courier New" w:hAnsi="Courier New" w:cs="Courier New"/>
          <w:sz w:val="24"/>
          <w:szCs w:val="24"/>
          <w:lang w:val="en-US"/>
        </w:rPr>
        <w:tab/>
      </w:r>
      <w:r>
        <w:rPr>
          <w:rFonts w:ascii="Courier New" w:hAnsi="Courier New" w:cs="Courier New"/>
          <w:sz w:val="24"/>
          <w:szCs w:val="24"/>
        </w:rPr>
        <w:t>Science and Mobile Computing, 13(4), 1–5.</w:t>
      </w:r>
    </w:p>
    <w:p w14:paraId="4A65A991" w14:textId="77777777" w:rsidR="00094483" w:rsidRDefault="00000000">
      <w:pPr>
        <w:spacing w:after="0" w:line="240" w:lineRule="auto"/>
        <w:ind w:left="567" w:hanging="567"/>
        <w:jc w:val="both"/>
        <w:rPr>
          <w:rFonts w:ascii="Courier New" w:hAnsi="Courier New" w:cs="Courier New"/>
          <w:sz w:val="24"/>
          <w:szCs w:val="24"/>
          <w:lang w:val="en-US"/>
        </w:rPr>
      </w:pPr>
      <w:r>
        <w:rPr>
          <w:rFonts w:ascii="Courier New" w:hAnsi="Courier New" w:cs="Courier New"/>
          <w:b/>
          <w:bCs/>
          <w:sz w:val="24"/>
          <w:szCs w:val="24"/>
        </w:rPr>
        <w:t xml:space="preserve">ISO. (2023). </w:t>
      </w:r>
      <w:r>
        <w:rPr>
          <w:rFonts w:ascii="Courier New" w:hAnsi="Courier New" w:cs="Courier New"/>
          <w:sz w:val="24"/>
          <w:szCs w:val="24"/>
          <w:lang w:val="en-US"/>
        </w:rPr>
        <w:tab/>
        <w:tab/>
        <w:tab/>
        <w:tab/>
        <w:tab/>
        <w:tab/>
        <w:tab/>
        <w:tab/>
        <w:tab/>
        <w:tab/>
      </w:r>
    </w:p>
    <w:p w14:paraId="3926F086"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rPr>
        <w:t xml:space="preserve">ISO/IEC 25010:2023 Systems and software engineering — </w:t>
      </w:r>
      <w:r>
        <w:rPr>
          <w:rFonts w:ascii="Courier New" w:hAnsi="Courier New" w:cs="Courier New"/>
          <w:sz w:val="24"/>
          <w:szCs w:val="24"/>
          <w:lang w:val="en-US"/>
        </w:rPr>
        <w:tab/>
      </w:r>
      <w:r>
        <w:rPr>
          <w:rFonts w:ascii="Courier New" w:hAnsi="Courier New" w:cs="Courier New"/>
          <w:sz w:val="24"/>
          <w:szCs w:val="24"/>
        </w:rPr>
        <w:t xml:space="preserve">Systems and software Quality Requirements and Evaluation </w:t>
      </w:r>
      <w:r>
        <w:rPr>
          <w:rFonts w:ascii="Courier New" w:hAnsi="Courier New" w:cs="Courier New"/>
          <w:sz w:val="24"/>
          <w:szCs w:val="24"/>
          <w:lang w:val="en-US"/>
        </w:rPr>
        <w:tab/>
      </w:r>
      <w:r>
        <w:rPr>
          <w:rFonts w:ascii="Courier New" w:hAnsi="Courier New" w:cs="Courier New"/>
          <w:sz w:val="24"/>
          <w:szCs w:val="24"/>
        </w:rPr>
        <w:t xml:space="preserve">(SQuaRE) — Product quality model. International </w:t>
      </w:r>
      <w:r>
        <w:rPr>
          <w:rFonts w:ascii="Courier New" w:hAnsi="Courier New" w:cs="Courier New"/>
          <w:sz w:val="24"/>
          <w:szCs w:val="24"/>
          <w:lang w:val="en-US"/>
        </w:rPr>
        <w:tab/>
      </w:r>
      <w:r>
        <w:rPr>
          <w:rFonts w:ascii="Courier New" w:hAnsi="Courier New" w:cs="Courier New"/>
          <w:sz w:val="24"/>
          <w:szCs w:val="24"/>
        </w:rPr>
        <w:t>Organization for Standardization.</w:t>
      </w:r>
    </w:p>
    <w:p w14:paraId="25E61E25" w14:textId="77777777" w:rsidR="00094483" w:rsidRDefault="00000000">
      <w:pPr>
        <w:spacing w:after="0" w:line="240" w:lineRule="auto"/>
        <w:jc w:val="both"/>
        <w:rPr>
          <w:rFonts w:ascii="Courier New" w:hAnsi="Courier New" w:cs="Courier New"/>
          <w:sz w:val="24"/>
          <w:szCs w:val="24"/>
          <w:lang w:val="en-US" w:eastAsia="zh-CN"/>
        </w:rPr>
      </w:pPr>
      <w:r>
        <w:rPr>
          <w:rFonts w:ascii="Courier New" w:hAnsi="Courier New" w:cs="Courier New"/>
          <w:b/>
          <w:bCs/>
          <w:sz w:val="24"/>
          <w:szCs w:val="24"/>
          <w:lang w:val="en-US" w:eastAsia="zh-CN"/>
        </w:rPr>
        <w:t xml:space="preserve">Akari Software. (2023). </w:t>
      </w:r>
    </w:p>
    <w:p w14:paraId="081F46A3"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lang w:val="en-US" w:eastAsia="zh-CN"/>
        </w:rPr>
        <w:t xml:space="preserve">A buyer's guide to curriculum management software. </w:t>
        <w:tab/>
      </w:r>
      <w:hyperlink r:id="rId35" w:tgtFrame="_blank" w:history="1">
        <w:r>
          <w:rPr>
            <w:rFonts w:ascii="Courier New" w:hAnsi="Courier New" w:cs="Courier New"/>
            <w:sz w:val="24"/>
            <w:szCs w:val="24"/>
          </w:rPr>
          <w:t>https://akarisoftware.com/curriculum-management-software-</w:t>
        </w:r>
        <w:r>
          <w:rPr>
            <w:rFonts w:ascii="Courier New" w:hAnsi="Courier New" w:cs="Courier New"/>
            <w:sz w:val="24"/>
            <w:szCs w:val="24"/>
            <w:lang w:val="en-US"/>
          </w:rPr>
          <w:tab/>
        </w:r>
        <w:r>
          <w:rPr>
            <w:rFonts w:ascii="Courier New" w:hAnsi="Courier New" w:cs="Courier New"/>
            <w:sz w:val="24"/>
            <w:szCs w:val="24"/>
          </w:rPr>
          <w:t>guide/</w:t>
        </w:r>
      </w:hyperlink>
    </w:p>
    <w:p w14:paraId="32E5A2D9"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 xml:space="preserve">Akulova, B., Tashtobaeva, B., Vassilev, T., &amp; Koychumanov, B. (2025). </w:t>
      </w:r>
    </w:p>
    <w:p w14:paraId="2EA52B2F"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sz w:val="24"/>
          <w:szCs w:val="24"/>
          <w:lang w:val="en-US" w:eastAsia="zh-CN"/>
        </w:rPr>
        <w:lastRenderedPageBreak/>
        <w:t xml:space="preserve">Development of an information system for accreditation </w:t>
        <w:tab/>
        <w:t xml:space="preserve">and assessment in education. In 2025 International </w:t>
        <w:tab/>
        <w:t xml:space="preserve">Conference on Algorithms, Computing and Informatics </w:t>
        <w:tab/>
        <w:t xml:space="preserve">(ICAI). </w:t>
      </w:r>
    </w:p>
    <w:p w14:paraId="11768770"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i/>
          <w:iCs/>
          <w:color w:val="0000FF"/>
          <w:sz w:val="24"/>
          <w:szCs w:val="24"/>
          <w:lang w:val="en-US" w:eastAsia="zh-CN"/>
        </w:rPr>
        <w:t xml:space="preserve">IEEE. </w:t>
      </w:r>
      <w:hyperlink r:id="rId36" w:tgtFrame="_blank" w:history="1">
        <w:r>
          <w:rPr>
            <w:rFonts w:ascii="Courier New" w:hAnsi="Courier New" w:cs="Courier New"/>
            <w:i/>
            <w:iCs/>
            <w:color w:val="0000FF"/>
            <w:sz w:val="24"/>
            <w:szCs w:val="24"/>
          </w:rPr>
          <w:t>https://doi.org/10.1109/ICAI63830.2025.00045</w:t>
        </w:r>
      </w:hyperlink>
    </w:p>
    <w:p w14:paraId="0B36939B"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 xml:space="preserve">Al-Fedaghi, S., &amp; Al-Muhanna, A. (2022). </w:t>
      </w:r>
    </w:p>
    <w:p w14:paraId="47C95276" w14:textId="77777777" w:rsidR="00094483" w:rsidRDefault="00000000">
      <w:pPr>
        <w:spacing w:after="0" w:line="240" w:lineRule="auto"/>
        <w:ind w:left="567" w:hanging="567"/>
        <w:jc w:val="both"/>
        <w:rPr>
          <w:rFonts w:ascii="Courier New" w:hAnsi="Courier New" w:cs="Courier New"/>
          <w:color w:val="0000FF"/>
          <w:sz w:val="24"/>
          <w:szCs w:val="24"/>
        </w:rPr>
      </w:pPr>
      <w:r>
        <w:rPr>
          <w:rFonts w:ascii="Courier New" w:hAnsi="Courier New" w:cs="Courier New"/>
          <w:sz w:val="24"/>
          <w:szCs w:val="24"/>
          <w:lang w:val="en-US" w:eastAsia="zh-CN"/>
        </w:rPr>
        <w:t xml:space="preserve">An online management system for streamlining and </w:t>
        <w:tab/>
        <w:t xml:space="preserve">monitoring learning outcomes assessment. Education and </w:t>
        <w:tab/>
        <w:t xml:space="preserve">Information Technologies, 27(1), 1269-1292. </w:t>
      </w:r>
      <w:r>
        <w:rPr>
          <w:rFonts w:ascii="Courier New" w:hAnsi="Courier New" w:cs="Courier New"/>
          <w:color w:val="0000FF"/>
          <w:sz w:val="24"/>
          <w:szCs w:val="24"/>
          <w:lang w:val="en-US" w:eastAsia="zh-CN"/>
        </w:rPr>
        <w:tab/>
      </w:r>
      <w:hyperlink r:id="rId37" w:tgtFrame="_blank" w:history="1">
        <w:r>
          <w:rPr>
            <w:rFonts w:ascii="Courier New" w:hAnsi="Courier New" w:cs="Courier New"/>
            <w:color w:val="0000FF"/>
            <w:sz w:val="24"/>
            <w:szCs w:val="24"/>
          </w:rPr>
          <w:t>https://doi.org/10.1007/s10639-021-10650-3</w:t>
        </w:r>
      </w:hyperlink>
    </w:p>
    <w:p w14:paraId="116D58B4"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lang w:val="en-US" w:eastAsia="zh-CN"/>
        </w:rPr>
        <w:t xml:space="preserve">Gunawan, A., Gunadi, I. G. A., &amp; Dewi, L. J. E. (2023). </w:t>
      </w:r>
      <w:r>
        <w:rPr>
          <w:rFonts w:ascii="Courier New" w:hAnsi="Courier New" w:cs="Courier New"/>
          <w:sz w:val="24"/>
          <w:szCs w:val="24"/>
          <w:lang w:val="en-US" w:eastAsia="zh-CN"/>
        </w:rPr>
        <w:tab/>
        <w:t xml:space="preserve">Development of a web-based dashboard system for </w:t>
        <w:tab/>
        <w:t xml:space="preserve">monitoring study programme accreditation instruments. </w:t>
        <w:tab/>
        <w:t xml:space="preserve">Sinkron: Jurnal dan Penelitian Teknik Informatika, 8(3), </w:t>
        <w:tab/>
        <w:t xml:space="preserve">1917-1926. </w:t>
      </w:r>
      <w:hyperlink r:id="rId38" w:tgtFrame="_blank" w:history="1">
        <w:r>
          <w:rPr>
            <w:rFonts w:ascii="Courier New" w:hAnsi="Courier New" w:cs="Courier New"/>
            <w:sz w:val="24"/>
            <w:szCs w:val="24"/>
          </w:rPr>
          <w:t>https://doi.org/10.33395/sinkron.v8i3.12799</w:t>
        </w:r>
      </w:hyperlink>
    </w:p>
    <w:p w14:paraId="2AF0B115"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 xml:space="preserve">Jovanović, M., &amp; Dimitrijević, D. (2023). </w:t>
      </w:r>
    </w:p>
    <w:p w14:paraId="6EC6353D" w14:textId="77777777" w:rsidR="00094483" w:rsidRDefault="00000000">
      <w:pPr>
        <w:spacing w:after="0" w:line="240" w:lineRule="auto"/>
        <w:ind w:left="567" w:hanging="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Higher education curriculum management system. Fact a </w:t>
        <w:tab/>
        <w:tab/>
        <w:t xml:space="preserve">Universitatis, Series: Teaching, Learning and Teacher </w:t>
        <w:tab/>
        <w:t xml:space="preserve">Education,7(2),165-178. </w:t>
      </w:r>
      <w:r>
        <w:rPr>
          <w:rFonts w:ascii="Courier New" w:hAnsi="Courier New" w:cs="Courier New"/>
          <w:i/>
          <w:iCs/>
          <w:sz w:val="24"/>
          <w:szCs w:val="24"/>
          <w:lang w:val="en-US" w:eastAsia="zh-CN"/>
        </w:rPr>
        <w:tab/>
      </w:r>
      <w:hyperlink r:id="rId39" w:tgtFrame="_blank" w:history="1">
        <w:r>
          <w:rPr>
            <w:rFonts w:ascii="Courier New" w:hAnsi="Courier New" w:cs="Courier New"/>
            <w:i/>
            <w:iCs/>
            <w:color w:val="0000FF"/>
            <w:sz w:val="24"/>
            <w:szCs w:val="24"/>
          </w:rPr>
          <w:t>https://doi.org/10.22190/FUTLTeD2302165J</w:t>
        </w:r>
      </w:hyperlink>
    </w:p>
    <w:p w14:paraId="44F5515B"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 xml:space="preserve">Mohale, M. A. (2023). </w:t>
      </w:r>
    </w:p>
    <w:p w14:paraId="123EF4FD"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lang w:val="en-US" w:eastAsia="zh-CN"/>
        </w:rPr>
        <w:t xml:space="preserve">Community engagement in higher education: Developments </w:t>
        <w:tab/>
        <w:t xml:space="preserve">after the first institutional audit cycle. South African </w:t>
        <w:tab/>
        <w:t xml:space="preserve">Journal of Higher Education, 37(1), 1-18. </w:t>
        <w:tab/>
      </w:r>
      <w:hyperlink r:id="rId40" w:tgtFrame="_blank" w:history="1">
        <w:r>
          <w:rPr>
            <w:rFonts w:ascii="Courier New" w:hAnsi="Courier New" w:cs="Courier New"/>
            <w:sz w:val="24"/>
            <w:szCs w:val="24"/>
          </w:rPr>
          <w:t>https://doi.org/10.20853/37-1-5675</w:t>
        </w:r>
      </w:hyperlink>
    </w:p>
    <w:p w14:paraId="14495B17"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 xml:space="preserve">Naldi, A., Nurkadri, N., Srisudarso, M., &amp; Pratama, I. G. L. (2024). </w:t>
      </w:r>
    </w:p>
    <w:p w14:paraId="5D383847"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Evaluation of the effectiveness of artificial intelligence system in higher education curriculum </w:t>
        <w:tab/>
        <w:t xml:space="preserve">management. Journal of Educational Research and Evaluation,8(1),45-58. </w:t>
      </w:r>
      <w:r>
        <w:rPr>
          <w:rFonts w:ascii="Courier New" w:hAnsi="Courier New" w:cs="Courier New"/>
          <w:i/>
          <w:iCs/>
          <w:color w:val="0000FF"/>
          <w:sz w:val="24"/>
          <w:szCs w:val="24"/>
          <w:lang w:val="en-US" w:eastAsia="zh-CN"/>
        </w:rPr>
        <w:tab/>
      </w:r>
      <w:hyperlink r:id="rId41" w:tgtFrame="_blank" w:history="1">
        <w:r>
          <w:rPr>
            <w:rFonts w:ascii="Courier New" w:hAnsi="Courier New" w:cs="Courier New"/>
            <w:i/>
            <w:iCs/>
            <w:color w:val="0000FF"/>
            <w:sz w:val="24"/>
            <w:szCs w:val="24"/>
          </w:rPr>
          <w:t>https://doi.org/10.23887/jere.v8i1.12345</w:t>
        </w:r>
      </w:hyperlink>
    </w:p>
    <w:p w14:paraId="50D3DB1A"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 xml:space="preserve">Oware, E. N., &amp; Mokoena, S. (2025). </w:t>
      </w:r>
    </w:p>
    <w:p w14:paraId="6A895015"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Standardized framework for institutional audit for </w:t>
        <w:tab/>
        <w:t xml:space="preserve">quality in Ghanaian Universities. Frontiers in Education, </w:t>
        <w:tab/>
        <w:t xml:space="preserve">10, 1673932. </w:t>
      </w:r>
      <w:hyperlink r:id="rId42" w:tgtFrame="_blank" w:history="1">
        <w:r>
          <w:rPr>
            <w:rFonts w:ascii="Courier New" w:hAnsi="Courier New" w:cs="Courier New"/>
            <w:i/>
            <w:iCs/>
            <w:color w:val="0000FF"/>
            <w:sz w:val="24"/>
            <w:szCs w:val="24"/>
          </w:rPr>
          <w:t>https://doi.org/10.3389/feduc.2025.1673932</w:t>
        </w:r>
      </w:hyperlink>
    </w:p>
    <w:p w14:paraId="30D21517"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Quality Assurance Agency for Higher Education. (2024).</w:t>
      </w:r>
    </w:p>
    <w:p w14:paraId="067FD692"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When quality assurance meets innovation in higher </w:t>
        <w:tab/>
        <w:t xml:space="preserve">education:Case studies. QAA. </w:t>
        <w:tab/>
        <w:tab/>
      </w:r>
      <w:hyperlink r:id="rId43" w:tgtFrame="_blank" w:history="1">
        <w:r>
          <w:rPr>
            <w:rFonts w:ascii="Courier New" w:hAnsi="Courier New" w:cs="Courier New"/>
            <w:i/>
            <w:iCs/>
            <w:color w:val="0000FF"/>
            <w:sz w:val="24"/>
            <w:szCs w:val="24"/>
          </w:rPr>
          <w:t>https://www.qaa.ac.uk/membership/benefits-of-qaa-</w:t>
        </w:r>
        <w:r>
          <w:rPr>
            <w:rFonts w:ascii="Courier New" w:hAnsi="Courier New" w:cs="Courier New"/>
            <w:i/>
            <w:iCs/>
            <w:color w:val="0000FF"/>
            <w:sz w:val="24"/>
            <w:szCs w:val="24"/>
            <w:lang w:val="en-US"/>
          </w:rPr>
          <w:tab/>
        </w:r>
        <w:r>
          <w:rPr>
            <w:rFonts w:ascii="Courier New" w:hAnsi="Courier New" w:cs="Courier New"/>
            <w:i/>
            <w:iCs/>
            <w:color w:val="0000FF"/>
            <w:sz w:val="24"/>
            <w:szCs w:val="24"/>
          </w:rPr>
          <w:t>membership/collaborative-enhancement-projects</w:t>
        </w:r>
      </w:hyperlink>
    </w:p>
    <w:p w14:paraId="71574FE4"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Sadhana, R., &amp; Freire, A. (2025).</w:t>
      </w:r>
      <w:r>
        <w:rPr>
          <w:rFonts w:ascii="Courier New" w:hAnsi="Courier New" w:cs="Courier New"/>
          <w:sz w:val="24"/>
          <w:szCs w:val="24"/>
          <w:lang w:val="en-US" w:eastAsia="zh-CN"/>
        </w:rPr>
        <w:t xml:space="preserve"> </w:t>
      </w:r>
    </w:p>
    <w:p w14:paraId="3DA0C827"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 xml:space="preserve">A web-based student learning outcome assessment system for secondary education: Design, development, and </w:t>
        <w:lastRenderedPageBreak/>
        <w:t xml:space="preserve">empirical evaluation. Ceddi Journal of Education, 4(2), 33-41. </w:t>
      </w:r>
      <w:hyperlink r:id="rId44" w:tgtFrame="_blank" w:history="1">
        <w:r>
          <w:rPr>
            <w:rFonts w:ascii="Courier New" w:hAnsi="Courier New" w:cs="Courier New"/>
            <w:sz w:val="24"/>
            <w:szCs w:val="24"/>
          </w:rPr>
          <w:t>https://doi.org/10.56134/cje.v4i2.157</w:t>
        </w:r>
      </w:hyperlink>
    </w:p>
    <w:p w14:paraId="5C2B506A"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Saeed, S., Almuhaideb, A. M., Bamarouf, Y. A., &amp; Al-Malaise Al-Ghamdi, A. (2021).</w:t>
      </w:r>
      <w:r>
        <w:rPr>
          <w:rFonts w:ascii="Courier New" w:hAnsi="Courier New" w:cs="Courier New"/>
          <w:sz w:val="24"/>
          <w:szCs w:val="24"/>
          <w:lang w:val="en-US" w:eastAsia="zh-CN"/>
        </w:rPr>
        <w:t xml:space="preserve"> </w:t>
      </w:r>
    </w:p>
    <w:p w14:paraId="04B8E0F5"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 xml:space="preserve">Sustainable program assessment practices: A review of the ABET and NCAAA computer information systems accreditation process. International Journal of Environmental Research and Public Health, 18(23), 12691. </w:t>
      </w:r>
      <w:hyperlink r:id="rId45" w:tgtFrame="_blank" w:history="1">
        <w:r>
          <w:rPr>
            <w:rFonts w:ascii="Courier New" w:hAnsi="Courier New" w:cs="Courier New"/>
            <w:sz w:val="24"/>
            <w:szCs w:val="24"/>
          </w:rPr>
          <w:t>https://doi.org/10.3390/ijerph182312691</w:t>
        </w:r>
      </w:hyperlink>
    </w:p>
    <w:p w14:paraId="439AC070"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lang w:val="en-US" w:eastAsia="zh-CN"/>
        </w:rPr>
        <w:t>Salleh, S. F., Ujir, H., Sapawi, R., &amp; Hashim, H. F. (2020).</w:t>
      </w:r>
      <w:r>
        <w:rPr>
          <w:rFonts w:ascii="Courier New" w:hAnsi="Courier New" w:cs="Courier New"/>
          <w:sz w:val="24"/>
          <w:szCs w:val="24"/>
          <w:lang w:val="en-US" w:eastAsia="zh-CN"/>
        </w:rPr>
        <w:t xml:space="preserve"> Accreditation document tracking system using Scrum approach. International Journal of Evaluation and Research in Education, 9(1), 153-161. </w:t>
      </w:r>
      <w:hyperlink r:id="rId46" w:tgtFrame="_blank" w:history="1">
        <w:r>
          <w:rPr>
            <w:rFonts w:ascii="Courier New" w:hAnsi="Courier New" w:cs="Courier New"/>
            <w:sz w:val="24"/>
            <w:szCs w:val="24"/>
          </w:rPr>
          <w:t>https://doi.org/10.11591/ijere.v9i1.20418</w:t>
        </w:r>
      </w:hyperlink>
    </w:p>
    <w:p w14:paraId="22D573B0"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lang w:val="en-US" w:eastAsia="zh-CN"/>
        </w:rPr>
        <w:t xml:space="preserve">Taufiqurrahman, Junaedy, &amp; Syarifuddin, R. (2025). </w:t>
      </w:r>
      <w:r>
        <w:rPr>
          <w:rFonts w:ascii="Courier New" w:hAnsi="Courier New" w:cs="Courier New"/>
          <w:sz w:val="24"/>
          <w:szCs w:val="24"/>
          <w:lang w:val="en-US" w:eastAsia="zh-CN"/>
        </w:rPr>
        <w:t xml:space="preserve">Development of a web-based accreditation system for study program management using the Waterfall model. Nusantara Journal of Artificial Intelligence and Information Systems, 1(2), 59-66. </w:t>
      </w:r>
      <w:hyperlink r:id="rId47" w:tgtFrame="_blank" w:history="1">
        <w:r>
          <w:rPr>
            <w:rFonts w:ascii="Courier New" w:hAnsi="Courier New" w:cs="Courier New"/>
            <w:sz w:val="24"/>
            <w:szCs w:val="24"/>
          </w:rPr>
          <w:t>https://doi.org/10.47776/nuai.v1i2.1663</w:t>
        </w:r>
      </w:hyperlink>
    </w:p>
    <w:p w14:paraId="71C3E919"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Watermark. (2025).</w:t>
      </w:r>
      <w:r>
        <w:rPr>
          <w:rFonts w:ascii="Courier New" w:hAnsi="Courier New" w:cs="Courier New"/>
          <w:sz w:val="24"/>
          <w:szCs w:val="24"/>
          <w:lang w:val="en-US" w:eastAsia="zh-CN"/>
        </w:rPr>
        <w:t xml:space="preserve"> </w:t>
      </w:r>
    </w:p>
    <w:p w14:paraId="03D24CD6"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 xml:space="preserve">Planning &amp; Self-Study: Assessment and accreditation software. </w:t>
      </w:r>
      <w:hyperlink r:id="rId48" w:tgtFrame="_blank" w:history="1">
        <w:r>
          <w:rPr>
            <w:rFonts w:ascii="Courier New" w:hAnsi="Courier New" w:cs="Courier New"/>
            <w:sz w:val="24"/>
            <w:szCs w:val="24"/>
          </w:rPr>
          <w:t>https://www.watermarkinsights.com/solutions/planning-self-study/</w:t>
        </w:r>
      </w:hyperlink>
    </w:p>
    <w:p w14:paraId="35DA5ED2"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Xiaoyan, W., Azam, S. M. F., &amp; Tham, J. (2023).</w:t>
      </w:r>
      <w:r>
        <w:rPr>
          <w:rFonts w:ascii="Courier New" w:hAnsi="Courier New" w:cs="Courier New"/>
          <w:sz w:val="24"/>
          <w:szCs w:val="24"/>
          <w:lang w:val="en-US" w:eastAsia="zh-CN"/>
        </w:rPr>
        <w:t xml:space="preserve"> </w:t>
      </w:r>
    </w:p>
    <w:p w14:paraId="15747728"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 xml:space="preserve">Sustainable higher education curriculum management system in China: Theoretical perspectives. European Journal of Management and Marketing Studies, 8(2), 1-15. </w:t>
      </w:r>
      <w:hyperlink r:id="rId49" w:tgtFrame="_blank" w:history="1">
        <w:r>
          <w:rPr>
            <w:rFonts w:ascii="Courier New" w:hAnsi="Courier New" w:cs="Courier New"/>
            <w:sz w:val="24"/>
            <w:szCs w:val="24"/>
          </w:rPr>
          <w:t>https://doi.org/10.46827/ejmms.v8i2.1441</w:t>
        </w:r>
      </w:hyperlink>
    </w:p>
    <w:p w14:paraId="300BFD58"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Briones, M. C. B. (2019)</w:t>
      </w:r>
      <w:r>
        <w:rPr>
          <w:rFonts w:ascii="Courier New" w:hAnsi="Courier New" w:cs="Courier New"/>
          <w:sz w:val="24"/>
          <w:szCs w:val="24"/>
          <w:lang w:val="en-US" w:eastAsia="zh-CN"/>
        </w:rPr>
        <w:t xml:space="preserve">. </w:t>
      </w:r>
    </w:p>
    <w:p w14:paraId="5702DB34"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 xml:space="preserve">Implementation of Outcomes Based Education in State Universities in Region I. Southeast Asian Journal of Science and Technology, 4(1), 1-12. </w:t>
      </w:r>
      <w:hyperlink r:id="rId50" w:tgtFrame="_blank" w:history="1">
        <w:r>
          <w:rPr>
            <w:rFonts w:ascii="Courier New" w:hAnsi="Courier New" w:cs="Courier New"/>
            <w:sz w:val="24"/>
            <w:szCs w:val="24"/>
          </w:rPr>
          <w:t>https://www.sajst.org/online/index.php/sajst/article/view/157</w:t>
        </w:r>
      </w:hyperlink>
    </w:p>
    <w:p w14:paraId="23A0499C"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Commission on Higher Education. (2014).</w:t>
      </w:r>
      <w:r>
        <w:rPr>
          <w:rFonts w:ascii="Courier New" w:hAnsi="Courier New" w:cs="Courier New"/>
          <w:sz w:val="24"/>
          <w:szCs w:val="24"/>
          <w:lang w:val="en-US" w:eastAsia="zh-CN"/>
        </w:rPr>
        <w:t xml:space="preserve"> </w:t>
      </w:r>
    </w:p>
    <w:p w14:paraId="5734B8D7"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 xml:space="preserve">Handbook on typology, outcomes-based education, and institutional sustainability assessment. CHED. </w:t>
      </w:r>
      <w:hyperlink r:id="rId51" w:tgtFrame="_blank" w:history="1">
        <w:r>
          <w:rPr>
            <w:rFonts w:ascii="Courier New" w:hAnsi="Courier New" w:cs="Courier New"/>
            <w:sz w:val="24"/>
            <w:szCs w:val="24"/>
          </w:rPr>
          <w:t>http://www.pnuresearchportal.org/wp-content/uploads/2015/08/Handbook-on-Typology-Outcomes.pdf</w:t>
        </w:r>
      </w:hyperlink>
    </w:p>
    <w:p w14:paraId="1CA401C6" w14:textId="77777777" w:rsidR="00094483" w:rsidRDefault="00094483">
      <w:pPr>
        <w:spacing w:after="0" w:line="240" w:lineRule="auto"/>
        <w:ind w:left="567" w:hanging="567"/>
        <w:jc w:val="both"/>
        <w:rPr>
          <w:rFonts w:ascii="Courier New" w:hAnsi="Courier New" w:cs="Courier New"/>
          <w:b/>
          <w:bCs/>
          <w:sz w:val="24"/>
          <w:szCs w:val="24"/>
          <w:lang w:val="en-US" w:eastAsia="zh-CN"/>
        </w:rPr>
      </w:pPr>
    </w:p>
    <w:p w14:paraId="5AE4D175" w14:textId="77777777" w:rsidR="00094483" w:rsidRDefault="00094483">
      <w:pPr>
        <w:spacing w:after="0" w:line="240" w:lineRule="auto"/>
        <w:ind w:left="567" w:hanging="567"/>
        <w:jc w:val="both"/>
        <w:rPr>
          <w:rFonts w:ascii="Courier New" w:hAnsi="Courier New" w:cs="Courier New"/>
          <w:b/>
          <w:bCs/>
          <w:sz w:val="24"/>
          <w:szCs w:val="24"/>
          <w:lang w:val="en-US" w:eastAsia="zh-CN"/>
        </w:rPr>
      </w:pPr>
    </w:p>
    <w:p w14:paraId="17446F1E" w14:textId="77777777" w:rsidR="00094483" w:rsidRDefault="00094483">
      <w:pPr>
        <w:spacing w:after="0" w:line="240" w:lineRule="auto"/>
        <w:ind w:left="567" w:hanging="567"/>
        <w:jc w:val="both"/>
        <w:rPr>
          <w:rFonts w:ascii="Courier New" w:hAnsi="Courier New" w:cs="Courier New"/>
          <w:b/>
          <w:bCs/>
          <w:sz w:val="24"/>
          <w:szCs w:val="24"/>
          <w:lang w:val="en-US" w:eastAsia="zh-CN"/>
        </w:rPr>
      </w:pPr>
    </w:p>
    <w:p w14:paraId="37677DCF"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lastRenderedPageBreak/>
        <w:t>Commission on Higher Education. (2012).</w:t>
      </w:r>
      <w:r>
        <w:rPr>
          <w:rFonts w:ascii="Courier New" w:hAnsi="Courier New" w:cs="Courier New"/>
          <w:sz w:val="24"/>
          <w:szCs w:val="24"/>
          <w:lang w:val="en-US" w:eastAsia="zh-CN"/>
        </w:rPr>
        <w:t xml:space="preserve"> </w:t>
      </w:r>
    </w:p>
    <w:p w14:paraId="1852329D"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CMO No. 46, Series of 2012: Policy-standard to enhance quality assurance (QA) in Philippine higher education. CHED.</w:t>
      </w:r>
    </w:p>
    <w:p w14:paraId="246C5E4B"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Education Commission II. (2025).</w:t>
      </w:r>
      <w:r>
        <w:rPr>
          <w:rFonts w:ascii="Courier New" w:hAnsi="Courier New" w:cs="Courier New"/>
          <w:sz w:val="24"/>
          <w:szCs w:val="24"/>
          <w:lang w:val="en-US" w:eastAsia="zh-CN"/>
        </w:rPr>
        <w:t xml:space="preserve"> </w:t>
      </w:r>
    </w:p>
    <w:p w14:paraId="6C6A31FE"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EDCOM 2 final report: National Education and Workforce Development Plan (NatPlan) 2026-2035. Republic of the Philippines.</w:t>
      </w:r>
    </w:p>
    <w:p w14:paraId="410CD9CE"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Guimaras State University. (2025).</w:t>
      </w:r>
      <w:r>
        <w:rPr>
          <w:rFonts w:ascii="Courier New" w:hAnsi="Courier New" w:cs="Courier New"/>
          <w:sz w:val="24"/>
          <w:szCs w:val="24"/>
          <w:lang w:val="en-US" w:eastAsia="zh-CN"/>
        </w:rPr>
        <w:t xml:space="preserve"> </w:t>
      </w:r>
    </w:p>
    <w:p w14:paraId="250C897B"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Quality assurance framework and achievements. </w:t>
      </w:r>
      <w:hyperlink r:id="rId52" w:tgtFrame="_blank" w:history="1">
        <w:r>
          <w:rPr>
            <w:rFonts w:ascii="Courier New" w:hAnsi="Courier New" w:cs="Courier New"/>
            <w:i/>
            <w:iCs/>
            <w:color w:val="0000FF"/>
            <w:sz w:val="24"/>
            <w:szCs w:val="24"/>
          </w:rPr>
          <w:t>https://www.gsu.edu.ph/quality-assurance/</w:t>
        </w:r>
      </w:hyperlink>
    </w:p>
    <w:p w14:paraId="6D02FEC2"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Miano, M. S. D., &amp; Baguio, J. B. (2024).</w:t>
      </w:r>
    </w:p>
    <w:p w14:paraId="26F458D5"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 Application of curriculum mapping in relation to classroom learning outcomes of public elementary schools. Asian Journal of Education and Social Studies, 50(11), 136-145.</w:t>
      </w:r>
      <w:r>
        <w:rPr>
          <w:rFonts w:ascii="Courier New" w:hAnsi="Courier New" w:cs="Courier New"/>
          <w:i/>
          <w:iCs/>
          <w:color w:val="0000FF"/>
          <w:sz w:val="24"/>
          <w:szCs w:val="24"/>
          <w:lang w:val="en-US" w:eastAsia="zh-CN"/>
        </w:rPr>
        <w:t xml:space="preserve"> </w:t>
      </w:r>
      <w:hyperlink r:id="rId53" w:tgtFrame="_blank" w:history="1">
        <w:r>
          <w:rPr>
            <w:rFonts w:ascii="Courier New" w:hAnsi="Courier New" w:cs="Courier New"/>
            <w:i/>
            <w:iCs/>
            <w:color w:val="0000FF"/>
            <w:sz w:val="24"/>
            <w:szCs w:val="24"/>
          </w:rPr>
          <w:t>https://doi.org/10.9734/ajess/2024/v50/111641</w:t>
        </w:r>
      </w:hyperlink>
    </w:p>
    <w:p w14:paraId="07009CB4"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Miranda, R. D., &amp; Reyes-Chua, E. (2021).</w:t>
      </w:r>
      <w:r>
        <w:rPr>
          <w:rFonts w:ascii="Courier New" w:hAnsi="Courier New" w:cs="Courier New"/>
          <w:sz w:val="24"/>
          <w:szCs w:val="24"/>
          <w:lang w:val="en-US" w:eastAsia="zh-CN"/>
        </w:rPr>
        <w:t xml:space="preserve"> </w:t>
      </w:r>
    </w:p>
    <w:p w14:paraId="3D885725"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Best practices in quality assurance in selected higher education institutions (HEIs) in the Philippines in the light of the Malcolm Baldrige framework. WSEAS Transactions on Environment and Development, 17, 115-125. </w:t>
      </w:r>
      <w:hyperlink r:id="rId54" w:tgtFrame="_blank" w:history="1">
        <w:r>
          <w:rPr>
            <w:rFonts w:ascii="Courier New" w:hAnsi="Courier New" w:cs="Courier New"/>
            <w:i/>
            <w:iCs/>
            <w:color w:val="0000FF"/>
            <w:sz w:val="24"/>
            <w:szCs w:val="24"/>
          </w:rPr>
          <w:t>https://doi.org/10.37394/232015.2021.17.11</w:t>
        </w:r>
      </w:hyperlink>
    </w:p>
    <w:p w14:paraId="3283F14C"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Necosia, R. I. M. T., &amp; Sealza, I. S. (2024).</w:t>
      </w:r>
    </w:p>
    <w:p w14:paraId="0ACCB5B2"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Service quality assessment tool in a State University in Northern Mindanao. Journal of Interdisciplinary Perspectives, 8(1), 1-12. </w:t>
      </w:r>
      <w:hyperlink r:id="rId55" w:tgtFrame="_blank" w:history="1">
        <w:r>
          <w:rPr>
            <w:rFonts w:ascii="Courier New" w:hAnsi="Courier New" w:cs="Courier New"/>
            <w:i/>
            <w:iCs/>
            <w:color w:val="0000FF"/>
            <w:sz w:val="24"/>
            <w:szCs w:val="24"/>
          </w:rPr>
          <w:t>https://doi.org/10.69569/jip.2024.0036</w:t>
        </w:r>
      </w:hyperlink>
    </w:p>
    <w:p w14:paraId="6A633345" w14:textId="77777777" w:rsidR="00094483" w:rsidRDefault="00000000">
      <w:pPr>
        <w:spacing w:after="0" w:line="240" w:lineRule="auto"/>
        <w:ind w:left="567" w:hanging="567"/>
        <w:jc w:val="both"/>
        <w:rPr>
          <w:rFonts w:ascii="Courier New" w:hAnsi="Courier New" w:cs="Courier New"/>
          <w:i/>
          <w:iCs/>
          <w:color w:val="0000FF"/>
          <w:sz w:val="24"/>
          <w:szCs w:val="24"/>
        </w:rPr>
      </w:pPr>
      <w:r>
        <w:rPr>
          <w:rFonts w:ascii="Courier New" w:hAnsi="Courier New" w:cs="Courier New"/>
          <w:b/>
          <w:bCs/>
          <w:sz w:val="24"/>
          <w:szCs w:val="24"/>
          <w:lang w:val="en-US" w:eastAsia="zh-CN"/>
        </w:rPr>
        <w:t>Philippine Institute for Development Studies. (2024).</w:t>
      </w:r>
      <w:r>
        <w:rPr>
          <w:rFonts w:ascii="Courier New" w:hAnsi="Courier New" w:cs="Courier New"/>
          <w:sz w:val="24"/>
          <w:szCs w:val="24"/>
          <w:lang w:val="en-US" w:eastAsia="zh-CN"/>
        </w:rPr>
        <w:t xml:space="preserve"> Strengthening CHED's developmental and regulatory processes (Discussion Paper Series No. 2024-41). PIDS. </w:t>
      </w:r>
      <w:hyperlink r:id="rId56" w:tgtFrame="_blank" w:history="1">
        <w:r>
          <w:rPr>
            <w:rFonts w:ascii="Courier New" w:hAnsi="Courier New" w:cs="Courier New"/>
            <w:i/>
            <w:iCs/>
            <w:color w:val="0000FF"/>
            <w:sz w:val="24"/>
            <w:szCs w:val="24"/>
          </w:rPr>
          <w:t>https://pidswebs.pids.gov.ph/CDN/document/pidsdps2441.pdf</w:t>
        </w:r>
      </w:hyperlink>
    </w:p>
    <w:p w14:paraId="7AB2D473"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Prado, R. (2025).</w:t>
      </w:r>
      <w:r>
        <w:rPr>
          <w:rFonts w:ascii="Courier New" w:hAnsi="Courier New" w:cs="Courier New"/>
          <w:sz w:val="24"/>
          <w:szCs w:val="24"/>
          <w:lang w:val="en-US" w:eastAsia="zh-CN"/>
        </w:rPr>
        <w:t xml:space="preserve"> </w:t>
      </w:r>
    </w:p>
    <w:p w14:paraId="398D3FAE"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 xml:space="preserve">Evaluation of the quality assurance practices of the College of Education programs of a Philippine local university. Journal of Interdisciplinary Perspectives, 9(1), 1-10. </w:t>
      </w:r>
      <w:hyperlink r:id="rId57" w:tgtFrame="_blank" w:history="1">
        <w:r>
          <w:rPr>
            <w:rFonts w:ascii="Courier New" w:hAnsi="Courier New" w:cs="Courier New"/>
            <w:i/>
            <w:iCs/>
            <w:color w:val="0000FF"/>
            <w:sz w:val="24"/>
            <w:szCs w:val="24"/>
          </w:rPr>
          <w:t>https://doi.org/10.69569/jip.2025.0042</w:t>
        </w:r>
      </w:hyperlink>
    </w:p>
    <w:p w14:paraId="7AD0D272"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Republic of the Philippines. (1982).</w:t>
      </w:r>
    </w:p>
    <w:p w14:paraId="38265042"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Batas Pambansa Blg. 232: Education Act of 1982.</w:t>
      </w:r>
    </w:p>
    <w:p w14:paraId="30E1BCBC"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Santelices, R., &amp; De La Cruz, D. A. R. (2023).</w:t>
      </w:r>
    </w:p>
    <w:p w14:paraId="5F123A15"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Quality assurance in the certification procedure of the Regional Quality Assessment Team: The case of higher education institutions in Region V, Philippines. SSRN Electronic Journal.</w:t>
      </w:r>
      <w:r>
        <w:rPr>
          <w:rFonts w:ascii="Courier New" w:hAnsi="Courier New" w:cs="Courier New"/>
          <w:i/>
          <w:iCs/>
          <w:color w:val="0000FF"/>
          <w:sz w:val="24"/>
          <w:szCs w:val="24"/>
          <w:lang w:val="en-US" w:eastAsia="zh-CN"/>
        </w:rPr>
        <w:t xml:space="preserve"> </w:t>
      </w:r>
      <w:hyperlink r:id="rId58" w:tgtFrame="_blank" w:history="1">
        <w:r>
          <w:rPr>
            <w:rFonts w:ascii="Courier New" w:hAnsi="Courier New" w:cs="Courier New"/>
            <w:i/>
            <w:iCs/>
            <w:color w:val="0000FF"/>
            <w:sz w:val="24"/>
            <w:szCs w:val="24"/>
          </w:rPr>
          <w:t>https://doi.org/10.2139/ssrn.4735068</w:t>
        </w:r>
      </w:hyperlink>
    </w:p>
    <w:p w14:paraId="594B23E6"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Surigao State College of Technology. (2025).</w:t>
      </w:r>
      <w:r>
        <w:rPr>
          <w:rFonts w:ascii="Courier New" w:hAnsi="Courier New" w:cs="Courier New"/>
          <w:sz w:val="24"/>
          <w:szCs w:val="24"/>
          <w:lang w:val="en-US" w:eastAsia="zh-CN"/>
        </w:rPr>
        <w:t xml:space="preserve"> </w:t>
      </w:r>
    </w:p>
    <w:p w14:paraId="32AD1A74"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lastRenderedPageBreak/>
        <w:t xml:space="preserve">General Education Program Curriculum Map: Outcomes-Based Education Framework. </w:t>
      </w:r>
      <w:hyperlink r:id="rId59" w:tgtFrame="_blank" w:history="1">
        <w:r>
          <w:rPr>
            <w:rFonts w:ascii="Courier New" w:hAnsi="Courier New" w:cs="Courier New"/>
            <w:i/>
            <w:iCs/>
            <w:color w:val="0000FF"/>
            <w:sz w:val="24"/>
            <w:szCs w:val="24"/>
          </w:rPr>
          <w:t>https://www.scribd.com/document/841955371/Final-OBE-PEO-Map-PO-Map-Curriculum-Map-Course-Outcome-Map-GenEd</w:t>
        </w:r>
      </w:hyperlink>
    </w:p>
    <w:p w14:paraId="35DC9D32"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lang w:val="en-US" w:eastAsia="zh-CN"/>
        </w:rPr>
        <w:t>World Bank. (2023).</w:t>
      </w:r>
      <w:r>
        <w:rPr>
          <w:rFonts w:ascii="Courier New" w:hAnsi="Courier New" w:cs="Courier New"/>
          <w:sz w:val="24"/>
          <w:szCs w:val="24"/>
          <w:lang w:val="en-US" w:eastAsia="zh-CN"/>
        </w:rPr>
        <w:t xml:space="preserve"> Digital transformation of Philippine higher education (Report No. P177574). World Bank Group. </w:t>
      </w:r>
      <w:hyperlink r:id="rId60" w:tgtFrame="_blank" w:history="1">
        <w:r>
          <w:rPr>
            <w:rFonts w:ascii="Courier New" w:hAnsi="Courier New" w:cs="Courier New"/>
            <w:i/>
            <w:iCs/>
            <w:color w:val="0000FF"/>
            <w:sz w:val="24"/>
            <w:szCs w:val="24"/>
          </w:rPr>
          <w:t>https://documents1.worldbank.org/curated/en/099925001062333685/pdf/P17757402843a10c90b3e30308406a38304.pdf</w:t>
        </w:r>
      </w:hyperlink>
    </w:p>
    <w:p>
      <w:pPr>
        <w:spacing w:after="0" w:line="240" w:lineRule="auto"/>
        <w:ind w:left="567" w:hanging="567"/>
        <w:jc w:val="both"/>
        <w:rPr>
          <w:ins w:id="90502" w:author="Claude" w:date="2026-10-07T00:00:00Z"/>
          <w:rFonts w:ascii="Courier New" w:hAnsi="Courier New" w:cs="Courier New"/>
          <w:sz w:val="24"/>
          <w:szCs w:val="24"/>
        </w:rPr>
      </w:pPr>
      <w:commentRangeStart w:id="4"/>
      <w:ins w:id="90503" w:author="Claude" w:date="2026-10-07T00:00:00Z">
        <w:r>
          <w:rPr>
            <w:rFonts w:ascii="Courier New" w:hAnsi="Courier New" w:cs="Courier New"/>
            <w:b/>
            <w:bCs/>
            <w:sz w:val="24"/>
            <w:szCs w:val="24"/>
            <w:lang w:val="en-US" w:eastAsia="zh-CN"/>
          </w:rPr>
          <w:t xml:space="preserve">Kalinga State University. (n.d.-a).</w:t>
        </w:r>
        <w:r>
          <w:rPr>
            <w:rFonts w:ascii="Courier New" w:hAnsi="Courier New" w:cs="Courier New"/>
            <w:sz w:val="24"/>
            <w:szCs w:val="24"/>
            <w:lang w:val="en-US" w:eastAsia="zh-CN"/>
          </w:rPr>
          <w:t xml:space="preserve"> Operations manual: Student development services &amp; placement guide. Kalinga State University.</w:t>
        </w:r>
      </w:ins>
      <w:commentRangeEnd w:id="4"/>
      <w:r>
        <w:rPr>
          <w:rStyle w:val="CommentReference"/>
        </w:rPr>
        <w:commentReference w:id="4"/>
      </w:r>
    </w:p>
    <w:p>
      <w:pPr>
        <w:spacing w:after="0" w:line="240" w:lineRule="auto"/>
        <w:ind w:left="567" w:hanging="567"/>
        <w:jc w:val="both"/>
        <w:rPr>
          <w:ins w:id="90504" w:author="Claude" w:date="2026-10-07T00:00:00Z"/>
          <w:rFonts w:ascii="Courier New" w:hAnsi="Courier New" w:cs="Courier New"/>
          <w:sz w:val="24"/>
          <w:szCs w:val="24"/>
        </w:rPr>
      </w:pPr>
      <w:ins w:id="90505" w:author="Claude" w:date="2026-10-07T00:00:00Z">
        <w:r>
          <w:rPr>
            <w:rFonts w:ascii="Courier New" w:hAnsi="Courier New" w:cs="Courier New"/>
            <w:b/>
            <w:bCs/>
            <w:sz w:val="24"/>
            <w:szCs w:val="24"/>
            <w:lang w:val="en-US" w:eastAsia="zh-CN"/>
          </w:rPr>
          <w:t xml:space="preserve">Kalinga State University. (n.d.-b).</w:t>
        </w:r>
        <w:r>
          <w:rPr>
            <w:rFonts w:ascii="Courier New" w:hAnsi="Courier New" w:cs="Courier New"/>
            <w:sz w:val="24"/>
            <w:szCs w:val="24"/>
            <w:lang w:val="en-US" w:eastAsia="zh-CN"/>
          </w:rPr>
          <w:t xml:space="preserve"> Student handbook. Kalinga State University.</w:t>
        </w:r>
      </w:ins>
    </w:p>
    <w:p w14:paraId="6B8764D2" w14:textId="77777777" w:rsidR="00094483" w:rsidRDefault="00094483">
      <w:pPr>
        <w:spacing w:after="0" w:line="240" w:lineRule="auto"/>
        <w:ind w:firstLine="720"/>
        <w:jc w:val="both"/>
        <w:rPr>
          <w:rFonts w:ascii="Courier New" w:hAnsi="Courier New" w:cs="Courier New"/>
          <w:sz w:val="24"/>
          <w:szCs w:val="24"/>
        </w:rPr>
      </w:pPr>
    </w:p>
    <w:p w14:paraId="4433CE71" w14:textId="77777777" w:rsidR="00094483" w:rsidRDefault="00094483">
      <w:pPr>
        <w:spacing w:after="0" w:line="240" w:lineRule="auto"/>
        <w:ind w:firstLine="720"/>
        <w:jc w:val="both"/>
        <w:rPr>
          <w:rFonts w:ascii="Courier New" w:hAnsi="Courier New" w:cs="Courier New"/>
          <w:sz w:val="24"/>
          <w:szCs w:val="24"/>
        </w:rPr>
      </w:pPr>
    </w:p>
    <w:p w14:paraId="12838C29" w14:textId="77777777" w:rsidR="00094483" w:rsidRDefault="00094483">
      <w:pPr>
        <w:spacing w:after="0" w:line="240" w:lineRule="auto"/>
        <w:ind w:firstLine="720"/>
        <w:jc w:val="both"/>
        <w:rPr>
          <w:rFonts w:ascii="Courier New" w:hAnsi="Courier New" w:cs="Courier New"/>
          <w:sz w:val="24"/>
          <w:szCs w:val="24"/>
        </w:rPr>
      </w:pPr>
    </w:p>
    <w:p w14:paraId="5BA4C2D4" w14:textId="77777777" w:rsidR="00094483" w:rsidRDefault="00094483">
      <w:pPr>
        <w:spacing w:after="0" w:line="240" w:lineRule="auto"/>
        <w:ind w:firstLine="720"/>
        <w:jc w:val="both"/>
        <w:rPr>
          <w:rFonts w:ascii="Courier New" w:hAnsi="Courier New" w:cs="Courier New"/>
          <w:sz w:val="24"/>
          <w:szCs w:val="24"/>
        </w:rPr>
      </w:pPr>
    </w:p>
    <w:p w14:paraId="5AD33939" w14:textId="77777777" w:rsidR="00094483" w:rsidRDefault="00094483">
      <w:pPr>
        <w:spacing w:after="0" w:line="240" w:lineRule="auto"/>
        <w:ind w:firstLine="720"/>
        <w:jc w:val="both"/>
        <w:rPr>
          <w:rFonts w:ascii="Courier New" w:hAnsi="Courier New" w:cs="Courier New"/>
          <w:sz w:val="24"/>
          <w:szCs w:val="24"/>
        </w:rPr>
      </w:pPr>
    </w:p>
    <w:p w14:paraId="7447235C" w14:textId="77777777" w:rsidR="00094483" w:rsidRDefault="00094483">
      <w:pPr>
        <w:spacing w:after="0" w:line="240" w:lineRule="auto"/>
        <w:ind w:firstLine="720"/>
        <w:jc w:val="both"/>
        <w:rPr>
          <w:rFonts w:ascii="Courier New" w:hAnsi="Courier New" w:cs="Courier New"/>
          <w:sz w:val="24"/>
          <w:szCs w:val="24"/>
        </w:rPr>
      </w:pPr>
    </w:p>
    <w:p w14:paraId="68247096" w14:textId="77777777" w:rsidR="00094483" w:rsidRDefault="00094483">
      <w:pPr>
        <w:spacing w:after="0" w:line="240" w:lineRule="auto"/>
        <w:rPr>
          <w:rFonts w:ascii="Courier New" w:hAnsi="Courier New" w:cs="Courier New"/>
          <w:sz w:val="24"/>
          <w:szCs w:val="24"/>
        </w:rPr>
      </w:pPr>
    </w:p>
    <w:sectPr w:rsidR="00094483" w:rsidSect="00D42FC3">
      <w:headerReference w:type="default" r:id="rId61"/>
      <w:pgSz w:w="12242" w:h="15842"/>
      <w:pgMar w:top="1440" w:right="1440" w:bottom="1440" w:left="216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07T12:30:20Z" w:initials="CL">
    <w:p w14:paraId="5A632343" w14:textId="77777777">
      <w:r>
        <w:rPr>
          <w:rStyle w:val="CommentReference"/>
        </w:rPr>
        <w:annotationRef/>
      </w:r>
      <w:r>
        <w:rPr>
          <w:color w:val="000000"/>
          <w:sz w:val="20"/>
          <w:szCs w:val="20"/>
        </w:rPr>
        <w:t xml:space="preserve">Update the date to your submission month - the system work described now runs to October 2026.</w:t>
      </w:r>
    </w:p>
  </w:comment>
  <w:comment w:id="1" w:author="Claude" w:date="2026-10-07T12:30:20Z" w:initials="CL">
    <w:p w14:paraId="096BDA6B" w14:textId="77777777">
      <w:r>
        <w:rPr>
          <w:rStyle w:val="CommentReference"/>
        </w:rPr>
        <w:annotationRef/>
      </w:r>
      <w:r>
        <w:rPr>
          <w:color w:val="000000"/>
          <w:sz w:val="20"/>
          <w:szCs w:val="20"/>
        </w:rPr>
        <w:t xml:space="preserve">These two rows are our interpretations of incomplete text in the Operations Manual. Please confirm them with the adviser (docs/capstone-notes.md, section 4).</w:t>
      </w:r>
    </w:p>
  </w:comment>
  <w:comment w:id="2" w:author="Claude" w:date="2026-10-07T12:30:20Z" w:initials="CL">
    <w:p w14:paraId="022F5D23" w14:textId="77777777">
      <w:r>
        <w:rPr>
          <w:rStyle w:val="CommentReference"/>
        </w:rPr>
        <w:annotationRef/>
      </w:r>
      <w:r>
        <w:rPr>
          <w:color w:val="000000"/>
          <w:sz w:val="20"/>
          <w:szCs w:val="20"/>
        </w:rPr>
        <w:t xml:space="preserve">Placeholders: capture these screens from the running system (docs/capstone-notes.md, section 8), paste them in, and delete the [Insert screenshot] lines.</w:t>
      </w:r>
    </w:p>
  </w:comment>
  <w:comment w:id="3" w:author="Claude" w:date="2026-10-07T12:30:20Z" w:initials="CL">
    <w:p w14:paraId="5247CB42" w14:textId="77777777">
      <w:r>
        <w:rPr>
          <w:rStyle w:val="CommentReference"/>
        </w:rPr>
        <w:annotationRef/>
      </w:r>
      <w:r>
        <w:rPr>
          <w:color w:val="000000"/>
          <w:sz w:val="20"/>
          <w:szCs w:val="20"/>
        </w:rPr>
        <w:t xml:space="preserve">Please confirm you worked from an actual KSU-MIS export file. If not, reject this change.</w:t>
      </w:r>
    </w:p>
  </w:comment>
  <w:comment w:id="4" w:author="Claude" w:date="2026-10-07T12:30:21Z" w:initials="CL">
    <w:p w14:paraId="3B338548" w14:textId="77777777">
      <w:r>
        <w:rPr>
          <w:rStyle w:val="CommentReference"/>
        </w:rPr>
        <w:annotationRef/>
      </w:r>
      <w:r>
        <w:rPr>
          <w:color w:val="000000"/>
          <w:sz w:val="20"/>
          <w:szCs w:val="20"/>
        </w:rPr>
        <w:t xml:space="preserve">Add the year or edition of the Student Handbook and Operations Manual you used, and order these with the rest of your references.</w:t>
      </w:r>
    </w:p>
  </w:comment>
  <w:comment w:id="5" w:author="Claude" w:date="2026-10-07T12:30:21Z" w:initials="CL">
    <w:p w14:paraId="6463E24E" w14:textId="77777777">
      <w:r>
        <w:rPr>
          <w:rStyle w:val="CommentReference"/>
        </w:rPr>
        <w:annotationRef/>
      </w:r>
      <w:r>
        <w:rPr>
          <w:color w:val="000000"/>
          <w:sz w:val="20"/>
          <w:szCs w:val="20"/>
        </w:rPr>
        <w:t xml:space="preserve">The ISO/IEC 25010 survey has not been done yet, so no results are reported. Fill in this table only after the responses are tallied.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632343" w15:done="0"/>
  <w15:commentEx w15:paraId="096BDA6B" w15:done="0"/>
  <w15:commentEx w15:paraId="022F5D23" w15:done="0"/>
  <w15:commentEx w15:paraId="5247CB42" w15:done="0"/>
  <w15:commentEx w15:paraId="3B338548" w15:done="0"/>
  <w15:commentEx w15:paraId="6463E2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180BE09B" w16cex:dateUtc="2026-10-07T12:30:20Z"/>
  <w16cex:commentExtensible w16cex:durableId="301907DC" w16cex:dateUtc="2026-10-07T12:30:20Z"/>
  <w16cex:commentExtensible w16cex:durableId="6AA4B674" w16cex:dateUtc="2026-10-07T12:30:20Z"/>
  <w16cex:commentExtensible w16cex:durableId="28088463" w16cex:dateUtc="2026-10-07T12:30:20Z"/>
  <w16cex:commentExtensible w16cex:durableId="4662B79D" w16cex:dateUtc="2026-10-07T12:30:21Z"/>
  <w16cex:commentExtensible w16cex:durableId="4762062F" w16cex:dateUtc="2026-10-07T12:30:2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632343" w16cid:durableId="180BE09B"/>
  <w16cid:commentId w16cid:paraId="096BDA6B" w16cid:durableId="301907DC"/>
  <w16cid:commentId w16cid:paraId="022F5D23" w16cid:durableId="6AA4B674"/>
  <w16cid:commentId w16cid:paraId="5247CB42" w16cid:durableId="28088463"/>
  <w16cid:commentId w16cid:paraId="3B338548" w16cid:durableId="4662B79D"/>
  <w16cid:commentId w16cid:paraId="6463E24E" w16cid:durableId="476206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15CAB" w14:textId="77777777" w:rsidR="007E7CC0" w:rsidRDefault="007E7CC0">
      <w:pPr>
        <w:spacing w:after="0" w:line="240" w:lineRule="auto"/>
      </w:pPr>
      <w:r>
        <w:separator/>
      </w:r>
    </w:p>
  </w:endnote>
  <w:endnote w:type="continuationSeparator" w:id="0">
    <w:p w14:paraId="38B7C00B" w14:textId="77777777" w:rsidR="007E7CC0" w:rsidRDefault="007E7C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webkit-standard">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180850"/>
    </w:sdtPr>
    <w:sdtContent>
      <w:p w14:paraId="5F06FCF9" w14:textId="77777777" w:rsidR="00094483" w:rsidRDefault="00000000">
        <w:pPr>
          <w:pStyle w:val="Footer"/>
          <w:jc w:val="center"/>
        </w:pPr>
        <w:r>
          <w:rPr>
            <w:rFonts w:ascii="Courier New" w:hAnsi="Courier New" w:cs="Courier New"/>
            <w:noProof/>
            <w:lang w:eastAsia="en-PH"/>
          </w:rPr>
          <mc:AlternateContent>
            <mc:Choice Requires="wps">
              <w:drawing>
                <wp:anchor distT="0" distB="0" distL="114300" distR="114300" simplePos="0" relativeHeight="251664384" behindDoc="0" locked="0" layoutInCell="1" allowOverlap="1" wp14:anchorId="597055CA" wp14:editId="492FEC36">
                  <wp:simplePos x="0" y="0"/>
                  <wp:positionH relativeFrom="page">
                    <wp:align>left</wp:align>
                  </wp:positionH>
                  <wp:positionV relativeFrom="paragraph">
                    <wp:posOffset>-112395</wp:posOffset>
                  </wp:positionV>
                  <wp:extent cx="7772400" cy="0"/>
                  <wp:effectExtent l="0" t="19050" r="19050" b="19050"/>
                  <wp:wrapNone/>
                  <wp:docPr id="431550391" name="Straight Connector 431550391"/>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22F063" id="Straight Connector 431550391" o:spid="_x0000_s1026" style="position:absolute;z-index:251664384;visibility:visible;mso-wrap-style:square;mso-wrap-distance-left:9pt;mso-wrap-distance-top:0;mso-wrap-distance-right:9pt;mso-wrap-distance-bottom:0;mso-position-horizontal:left;mso-position-horizontal-relative:page;mso-position-vertical:absolute;mso-position-vertical-relative:text" from="0,-8.85pt" to="612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" strokecolor="black [3200]" strokeweight="3pt">
                  <v:stroke joinstyle="miter"/>
                  <w10:wrap anchorx="page"/>
                </v:line>
              </w:pict>
            </mc:Fallback>
          </mc:AlternateContent>
        </w:r>
      </w:p>
    </w:sdtContent>
  </w:sdt>
  <w:p w14:paraId="2A23D1F2" w14:textId="77777777" w:rsidR="00094483" w:rsidRDefault="000944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28EA9" w14:textId="77777777" w:rsidR="00094483" w:rsidRDefault="0009448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E72A2" w14:textId="77777777" w:rsidR="007E7CC0" w:rsidRDefault="007E7CC0">
      <w:pPr>
        <w:spacing w:after="0" w:line="240" w:lineRule="auto"/>
      </w:pPr>
      <w:r>
        <w:separator/>
      </w:r>
    </w:p>
  </w:footnote>
  <w:footnote w:type="continuationSeparator" w:id="0">
    <w:p w14:paraId="13E30C15" w14:textId="77777777" w:rsidR="007E7CC0" w:rsidRDefault="007E7C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138519"/>
    </w:sdtPr>
    <w:sdtEndPr>
      <w:rPr>
        <w:rFonts w:ascii="Courier New" w:hAnsi="Courier New" w:cs="Courier New"/>
      </w:rPr>
    </w:sdtEndPr>
    <w:sdtContent>
      <w:p w14:paraId="6CA0614D" w14:textId="77777777" w:rsidR="00094483" w:rsidRDefault="00000000">
        <w:pPr>
          <w:pStyle w:val="Header"/>
          <w:jc w:val="center"/>
          <w:rPr>
            <w:rFonts w:ascii="Courier New" w:hAnsi="Courier New" w:cs="Courier New"/>
            <w:b/>
            <w:sz w:val="32"/>
          </w:rPr>
        </w:pPr>
        <w:r>
          <w:rPr>
            <w:rFonts w:ascii="Courier New" w:hAnsi="Courier New" w:cs="Courier New"/>
            <w:b/>
            <w:noProof/>
            <w:sz w:val="36"/>
            <w:lang w:eastAsia="en-PH"/>
          </w:rPr>
          <w:drawing>
            <wp:anchor distT="0" distB="0" distL="114300" distR="114300" simplePos="0" relativeHeight="251659264" behindDoc="0" locked="0" layoutInCell="1" allowOverlap="1" wp14:anchorId="07AE5F3A" wp14:editId="4787DA95">
              <wp:simplePos x="0" y="0"/>
              <wp:positionH relativeFrom="column">
                <wp:posOffset>-246380</wp:posOffset>
              </wp:positionH>
              <wp:positionV relativeFrom="paragraph">
                <wp:posOffset>-198120</wp:posOffset>
              </wp:positionV>
              <wp:extent cx="823595" cy="724535"/>
              <wp:effectExtent l="0" t="0" r="14605" b="18415"/>
              <wp:wrapNone/>
              <wp:docPr id="1344769163" name="Picture 1344769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62336" behindDoc="0" locked="0" layoutInCell="1" allowOverlap="1" wp14:anchorId="41D96DE8" wp14:editId="4D5A26B6">
                  <wp:simplePos x="0" y="0"/>
                  <wp:positionH relativeFrom="column">
                    <wp:posOffset>-1371600</wp:posOffset>
                  </wp:positionH>
                  <wp:positionV relativeFrom="paragraph">
                    <wp:posOffset>-287020</wp:posOffset>
                  </wp:positionV>
                  <wp:extent cx="7772400" cy="0"/>
                  <wp:effectExtent l="0" t="19050" r="0" b="19050"/>
                  <wp:wrapNone/>
                  <wp:docPr id="26" name="Straight Connector 26"/>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08pt;margin-top:-22.6pt;height:0pt;width:612pt;z-index:251662336;mso-width-relative:page;mso-height-relative:page;" filled="f" stroked="t" coordsize="21600,21600" o:gfxdata="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GVXbG3bAAAADQEAAA8AAAAAAAAAAQAgAAAAIgAAAGRycy9kb3ducmV2LnhtbFBLAQIU&#10;ABQAAAAIAIdO4kCe+fUptwEAAGkDAAAOAAAAAAAAAAEAIAAAACoBAABkcnMvZTJvRG9jLnhtbFBL&#10;BQYAAAAABgAGAFkBAABTBQAAAAAA&#10;">
                  <v:fill on="f" focussize="0,0"/>
                  <v:stroke weight="3pt" color="#000000 [3200]" miterlimit="8" joinstyle="miter"/>
                  <v:imagedata o:title=""/>
                  <o:lock v:ext="edit" aspectratio="f"/>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60288" behindDoc="0" locked="0" layoutInCell="1" allowOverlap="1" wp14:anchorId="168BEE42" wp14:editId="11402129">
                  <wp:simplePos x="0" y="0"/>
                  <wp:positionH relativeFrom="column">
                    <wp:posOffset>-228600</wp:posOffset>
                  </wp:positionH>
                  <wp:positionV relativeFrom="paragraph">
                    <wp:posOffset>-572770</wp:posOffset>
                  </wp:positionV>
                  <wp:extent cx="0" cy="10191750"/>
                  <wp:effectExtent l="19050" t="0" r="19050" b="0"/>
                  <wp:wrapNone/>
                  <wp:docPr id="27" name="Straight Connector 27"/>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8pt;margin-top:-45.1pt;height:802.5pt;width:0pt;z-index:251660288;mso-width-relative:page;mso-height-relative:page;" filled="f" stroked="t" coordsize="21600,21600" o:gfxdata="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5RkT09sAAAAMAQAADwAAAAAAAAABACAAAAAiAAAAZHJzL2Rvd25yZXYueG1sUEsB&#10;AhQAFAAAAAgAh07iQEtMrhG5AQAAagMAAA4AAAAAAAAAAQAgAAAAKgEAAGRycy9lMm9Eb2MueG1s&#10;UEsFBgAAAAAGAAYAWQEAAFUFAAAAAAAA&#10;">
                  <v:fill on="f" focussize="0,0"/>
                  <v:stroke weight="3pt" color="#000000 [3200]" miterlimit="8" joinstyle="miter"/>
                  <v:imagedata o:title=""/>
                  <o:lock v:ext="edit" aspectratio="f"/>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61312" behindDoc="0" locked="0" layoutInCell="1" allowOverlap="1" wp14:anchorId="6444EACC" wp14:editId="42F08A32">
                  <wp:simplePos x="0" y="0"/>
                  <wp:positionH relativeFrom="column">
                    <wp:posOffset>5715000</wp:posOffset>
                  </wp:positionH>
                  <wp:positionV relativeFrom="paragraph">
                    <wp:posOffset>-419735</wp:posOffset>
                  </wp:positionV>
                  <wp:extent cx="0" cy="10033635"/>
                  <wp:effectExtent l="19050" t="0" r="19050" b="5715"/>
                  <wp:wrapNone/>
                  <wp:docPr id="28" name="Straight Connector 28"/>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450pt;margin-top:-33.05pt;height:790.05pt;width:0pt;z-index:251661312;mso-width-relative:page;mso-height-relative:page;" filled="f" stroked="t" coordsize="21600,21600" o:gfxdata="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H6MrAnaAAAADAEAAA8AAAAAAAAAAQAgAAAAIgAAAGRycy9kb3ducmV2LnhtbFBLAQIU&#10;ABQAAAAIAIdO4kAYhN7VuAEAAGoDAAAOAAAAAAAAAAEAIAAAACkBAABkcnMvZTJvRG9jLnhtbFBL&#10;BQYAAAAABgAGAFkBAABTBQAAAAAA&#10;">
                  <v:fill on="f" focussize="0,0"/>
                  <v:stroke weight="3pt" color="#000000 [3200]" miterlimit="8" joinstyle="miter"/>
                  <v:imagedata o:title=""/>
                  <o:lock v:ext="edit" aspectratio="f"/>
                </v:line>
              </w:pict>
            </mc:Fallback>
          </mc:AlternateContent>
        </w:r>
        <w:r>
          <w:rPr>
            <w:rFonts w:ascii="Courier New" w:hAnsi="Courier New" w:cs="Courier New"/>
            <w:b/>
            <w:sz w:val="36"/>
          </w:rPr>
          <w:t>Kalinga State University</w:t>
        </w:r>
      </w:p>
      <w:p w14:paraId="5FC1C8D2" w14:textId="77777777" w:rsidR="00094483" w:rsidRDefault="00000000">
        <w:pPr>
          <w:pStyle w:val="Header"/>
          <w:tabs>
            <w:tab w:val="left" w:pos="2256"/>
            <w:tab w:val="center" w:pos="4320"/>
            <w:tab w:val="left" w:pos="6845"/>
          </w:tabs>
          <w:rPr>
            <w:rFonts w:ascii="Courier New" w:hAnsi="Courier New" w:cs="Courier New"/>
            <w:sz w:val="24"/>
          </w:rPr>
        </w:pPr>
        <w:r>
          <w:rPr>
            <w:rFonts w:ascii="Courier New" w:hAnsi="Courier New" w:cs="Courier New"/>
            <w:sz w:val="24"/>
          </w:rPr>
          <w:tab/>
        </w:r>
        <w:r>
          <w:rPr>
            <w:rFonts w:ascii="Courier New" w:hAnsi="Courier New" w:cs="Courier New"/>
            <w:sz w:val="24"/>
          </w:rPr>
          <w:tab/>
        </w:r>
        <w:proofErr w:type="spellStart"/>
        <w:r>
          <w:rPr>
            <w:rFonts w:ascii="Courier New" w:hAnsi="Courier New" w:cs="Courier New"/>
            <w:sz w:val="24"/>
          </w:rPr>
          <w:t>Bulanao</w:t>
        </w:r>
        <w:proofErr w:type="spellEnd"/>
        <w:r>
          <w:rPr>
            <w:rFonts w:ascii="Courier New" w:hAnsi="Courier New" w:cs="Courier New"/>
            <w:sz w:val="24"/>
          </w:rPr>
          <w:t>, Tabuk City, Kalinga</w:t>
        </w:r>
      </w:p>
      <w:p w14:paraId="28421840" w14:textId="77777777" w:rsidR="00094483" w:rsidRDefault="00000000">
        <w:pPr>
          <w:pStyle w:val="Header"/>
          <w:tabs>
            <w:tab w:val="left" w:pos="2256"/>
            <w:tab w:val="left" w:pos="2696"/>
            <w:tab w:val="center" w:pos="4320"/>
            <w:tab w:val="left" w:pos="8370"/>
          </w:tabs>
          <w:wordWrap w:val="0"/>
          <w:jc w:val="center"/>
          <w:rPr>
            <w:rFonts w:ascii="Courier New" w:hAnsi="Courier New" w:cs="Courier New"/>
            <w:sz w:val="20"/>
            <w:szCs w:val="20"/>
            <w:lang w:val="en-US"/>
          </w:rPr>
        </w:pPr>
        <w:r>
          <w:rPr>
            <w:rFonts w:ascii="Courier New" w:hAnsi="Courier New" w:cs="Courier New"/>
            <w:noProof/>
            <w:lang w:eastAsia="en-PH"/>
          </w:rPr>
          <mc:AlternateContent>
            <mc:Choice Requires="wps">
              <w:drawing>
                <wp:anchor distT="0" distB="0" distL="114300" distR="114300" simplePos="0" relativeHeight="251663360" behindDoc="0" locked="0" layoutInCell="1" allowOverlap="1" wp14:anchorId="20F28432" wp14:editId="12C63873">
                  <wp:simplePos x="0" y="0"/>
                  <wp:positionH relativeFrom="page">
                    <wp:align>right</wp:align>
                  </wp:positionH>
                  <wp:positionV relativeFrom="paragraph">
                    <wp:posOffset>204470</wp:posOffset>
                  </wp:positionV>
                  <wp:extent cx="7772400" cy="0"/>
                  <wp:effectExtent l="0" t="19050" r="19050" b="19050"/>
                  <wp:wrapNone/>
                  <wp:docPr id="29" name="Straight Connector 29"/>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6.1pt;height:0pt;width:612pt;mso-position-horizontal:right;mso-position-horizontal-relative:page;z-index:251663360;mso-width-relative:page;mso-height-relative:page;" filled="f" stroked="t" coordsize="21600,21600" o:gfxdata="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m2P77VAAAABwEAAA8AAAAAAAAAAQAgAAAAIgAAAGRycy9kb3ducmV2LnhtbFBLAQIUABQAAAAI&#10;AIdO4kAWKOfxtwEAAGkDAAAOAAAAAAAAAAEAIAAAACQBAABkcnMvZTJvRG9jLnhtbFBLBQYAAAAA&#10;BgAGAFkBAABNBQAAAAAA&#10;">
                  <v:fill on="f" focussize="0,0"/>
                  <v:stroke weight="3pt" color="#000000 [3200]" miterlimit="8" joinstyle="miter"/>
                  <v:imagedata o:title=""/>
                  <o:lock v:ext="edit" aspectratio="f"/>
                </v:line>
              </w:pict>
            </mc:Fallback>
          </mc:AlternateContent>
        </w:r>
        <w:r>
          <w:rPr>
            <w:rFonts w:ascii="Courier New" w:hAnsi="Courier New" w:cs="Courier New"/>
            <w:sz w:val="24"/>
            <w:szCs w:val="24"/>
            <w:lang w:val="en-US"/>
          </w:rPr>
          <w:t xml:space="preserve">College of Engineering and Information </w:t>
        </w:r>
        <w:proofErr w:type="spellStart"/>
        <w:r>
          <w:rPr>
            <w:rFonts w:ascii="Courier New" w:hAnsi="Courier New" w:cs="Courier New"/>
            <w:sz w:val="24"/>
            <w:szCs w:val="24"/>
            <w:lang w:val="en-US"/>
          </w:rPr>
          <w:t>Technol</w:t>
        </w:r>
        <w:r w:rsidR="00065C3A">
          <w:rPr>
            <w:rFonts w:ascii="Courier New" w:hAnsi="Courier New" w:cs="Courier New"/>
            <w:sz w:val="24"/>
            <w:szCs w:val="24"/>
            <w:lang w:val="en-US"/>
          </w:rPr>
          <w:t>og</w:t>
        </w:r>
        <w:proofErr w:type="spellEnd"/>
      </w:p>
      <w:p w14:paraId="0AA921AD" w14:textId="77777777" w:rsidR="00094483" w:rsidRDefault="00000000">
        <w:pPr>
          <w:pStyle w:val="Header"/>
          <w:jc w:val="right"/>
          <w:rPr>
            <w:rFonts w:ascii="Courier New" w:hAnsi="Courier New" w:cs="Courier New"/>
          </w:rPr>
        </w:pPr>
      </w:p>
    </w:sdtContent>
  </w:sdt>
  <w:p w14:paraId="157D95D5" w14:textId="77777777" w:rsidR="00094483" w:rsidRDefault="00094483">
    <w:pPr>
      <w:pStyle w:val="Header"/>
      <w:rPr>
        <w:rFonts w:ascii="Courier New" w:hAnsi="Courier New" w:cs="Courier New"/>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087207"/>
    </w:sdtPr>
    <w:sdtEndPr>
      <w:rPr>
        <w:rFonts w:ascii="Courier New" w:hAnsi="Courier New" w:cs="Courier New"/>
      </w:rPr>
    </w:sdtEndPr>
    <w:sdtContent>
      <w:p w14:paraId="3BA76C33" w14:textId="77777777" w:rsidR="00094483" w:rsidRDefault="00094483">
        <w:pPr>
          <w:pStyle w:val="Header"/>
          <w:rPr>
            <w:rFonts w:ascii="Courier New" w:hAnsi="Courier New" w:cs="Courier New"/>
            <w:sz w:val="20"/>
            <w:szCs w:val="20"/>
          </w:rPr>
        </w:pPr>
      </w:p>
      <w:p w14:paraId="20EEC5E8" w14:textId="77777777" w:rsidR="00094483" w:rsidRDefault="00000000">
        <w:pPr>
          <w:pStyle w:val="Header"/>
          <w:jc w:val="right"/>
          <w:rPr>
            <w:rFonts w:ascii="Courier New" w:hAnsi="Courier New" w:cs="Courier New"/>
          </w:rPr>
        </w:pPr>
      </w:p>
    </w:sdtContent>
  </w:sdt>
  <w:p w14:paraId="032B25E8" w14:textId="77777777" w:rsidR="00094483" w:rsidRDefault="000944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4150331"/>
    </w:sdtPr>
    <w:sdtEndPr>
      <w:rPr>
        <w:rFonts w:ascii="Courier New" w:hAnsi="Courier New" w:cs="Courier New"/>
      </w:rPr>
    </w:sdtEndPr>
    <w:sdtContent>
      <w:p w14:paraId="46163DEB" w14:textId="77777777" w:rsidR="00043F26" w:rsidRDefault="00043F26"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84864" behindDoc="0" locked="0" layoutInCell="1" allowOverlap="1" wp14:anchorId="27DAA8DF" wp14:editId="0A8D47C2">
              <wp:simplePos x="0" y="0"/>
              <wp:positionH relativeFrom="column">
                <wp:posOffset>-246380</wp:posOffset>
              </wp:positionH>
              <wp:positionV relativeFrom="paragraph">
                <wp:posOffset>-198120</wp:posOffset>
              </wp:positionV>
              <wp:extent cx="823595" cy="724535"/>
              <wp:effectExtent l="0" t="0" r="14605" b="18415"/>
              <wp:wrapNone/>
              <wp:docPr id="1948264719" name="Picture 1948264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87936" behindDoc="0" locked="0" layoutInCell="1" allowOverlap="1" wp14:anchorId="6906A1A9" wp14:editId="3E74B579">
                  <wp:simplePos x="0" y="0"/>
                  <wp:positionH relativeFrom="column">
                    <wp:posOffset>-1371600</wp:posOffset>
                  </wp:positionH>
                  <wp:positionV relativeFrom="paragraph">
                    <wp:posOffset>-287020</wp:posOffset>
                  </wp:positionV>
                  <wp:extent cx="7772400" cy="0"/>
                  <wp:effectExtent l="0" t="19050" r="0" b="19050"/>
                  <wp:wrapNone/>
                  <wp:docPr id="268329290" name="Straight Connector 268329290"/>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2D2DF7" id="Straight Connector 268329290"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85888" behindDoc="0" locked="0" layoutInCell="1" allowOverlap="1" wp14:anchorId="1E62BE12" wp14:editId="4D228D95">
                  <wp:simplePos x="0" y="0"/>
                  <wp:positionH relativeFrom="column">
                    <wp:posOffset>-228600</wp:posOffset>
                  </wp:positionH>
                  <wp:positionV relativeFrom="paragraph">
                    <wp:posOffset>-572770</wp:posOffset>
                  </wp:positionV>
                  <wp:extent cx="0" cy="10191750"/>
                  <wp:effectExtent l="19050" t="0" r="19050" b="0"/>
                  <wp:wrapNone/>
                  <wp:docPr id="814134297" name="Straight Connector 814134297"/>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FC20D6" id="Straight Connector 814134297"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86912" behindDoc="0" locked="0" layoutInCell="1" allowOverlap="1" wp14:anchorId="419E6D30" wp14:editId="75CF9F07">
                  <wp:simplePos x="0" y="0"/>
                  <wp:positionH relativeFrom="column">
                    <wp:posOffset>5715000</wp:posOffset>
                  </wp:positionH>
                  <wp:positionV relativeFrom="paragraph">
                    <wp:posOffset>-419735</wp:posOffset>
                  </wp:positionV>
                  <wp:extent cx="0" cy="10033635"/>
                  <wp:effectExtent l="19050" t="0" r="19050" b="5715"/>
                  <wp:wrapNone/>
                  <wp:docPr id="906535342" name="Straight Connector 906535342"/>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E1D54E" id="Straight Connector 906535342"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5E522FA5" w14:textId="77777777" w:rsidR="00043F26" w:rsidRDefault="00043F26"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r>
        <w:proofErr w:type="spellStart"/>
        <w:r>
          <w:rPr>
            <w:rFonts w:ascii="Courier New" w:hAnsi="Courier New" w:cs="Courier New"/>
            <w:sz w:val="24"/>
          </w:rPr>
          <w:t>Bulanao</w:t>
        </w:r>
        <w:proofErr w:type="spellEnd"/>
        <w:r>
          <w:rPr>
            <w:rFonts w:ascii="Courier New" w:hAnsi="Courier New" w:cs="Courier New"/>
            <w:sz w:val="24"/>
          </w:rPr>
          <w:t>, Tabuk City, Kalinga</w:t>
        </w:r>
        <w:r>
          <w:rPr>
            <w:rFonts w:ascii="Courier New" w:hAnsi="Courier New" w:cs="Courier New"/>
            <w:sz w:val="24"/>
          </w:rPr>
          <w:tab/>
        </w:r>
      </w:p>
      <w:p w14:paraId="11FAAD87" w14:textId="77777777" w:rsidR="00043F26" w:rsidRDefault="00000000">
        <w:pPr>
          <w:pStyle w:val="Header"/>
          <w:jc w:val="right"/>
          <w:rPr>
            <w:rFonts w:ascii="Courier New" w:hAnsi="Courier New" w:cs="Courier New"/>
          </w:rPr>
        </w:pPr>
      </w:p>
    </w:sdtContent>
  </w:sdt>
  <w:p w14:paraId="58DFCCB0" w14:textId="77777777" w:rsidR="00043F26" w:rsidRDefault="00043F26">
    <w:pPr>
      <w:pStyle w:val="Header"/>
      <w:rPr>
        <w:rFonts w:ascii="Courier New" w:hAnsi="Courier New" w:cs="Courier New"/>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3657299"/>
    </w:sdtPr>
    <w:sdtEndPr>
      <w:rPr>
        <w:rFonts w:ascii="Courier New" w:hAnsi="Courier New" w:cs="Courier New"/>
        <w:sz w:val="20"/>
        <w:szCs w:val="20"/>
      </w:rPr>
    </w:sdtEndPr>
    <w:sdtContent>
      <w:p w14:paraId="020AEFC2" w14:textId="77777777" w:rsidR="00D42FC3" w:rsidRDefault="00D42FC3"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89984" behindDoc="0" locked="0" layoutInCell="1" allowOverlap="1" wp14:anchorId="00447CAF" wp14:editId="5E6FF2AE">
              <wp:simplePos x="0" y="0"/>
              <wp:positionH relativeFrom="column">
                <wp:posOffset>-246380</wp:posOffset>
              </wp:positionH>
              <wp:positionV relativeFrom="paragraph">
                <wp:posOffset>-198120</wp:posOffset>
              </wp:positionV>
              <wp:extent cx="823595" cy="724535"/>
              <wp:effectExtent l="0" t="0" r="14605" b="18415"/>
              <wp:wrapNone/>
              <wp:docPr id="677353772" name="Picture 67735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93056" behindDoc="0" locked="0" layoutInCell="1" allowOverlap="1" wp14:anchorId="07BDE464" wp14:editId="1AEF96C3">
                  <wp:simplePos x="0" y="0"/>
                  <wp:positionH relativeFrom="column">
                    <wp:posOffset>-1371600</wp:posOffset>
                  </wp:positionH>
                  <wp:positionV relativeFrom="paragraph">
                    <wp:posOffset>-287020</wp:posOffset>
                  </wp:positionV>
                  <wp:extent cx="7772400" cy="0"/>
                  <wp:effectExtent l="0" t="19050" r="0" b="19050"/>
                  <wp:wrapNone/>
                  <wp:docPr id="1610957626" name="Straight Connector 1610957626"/>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1049B0" id="Straight Connector 1610957626"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91008" behindDoc="0" locked="0" layoutInCell="1" allowOverlap="1" wp14:anchorId="747786C9" wp14:editId="287AC5F5">
                  <wp:simplePos x="0" y="0"/>
                  <wp:positionH relativeFrom="column">
                    <wp:posOffset>-228600</wp:posOffset>
                  </wp:positionH>
                  <wp:positionV relativeFrom="paragraph">
                    <wp:posOffset>-572770</wp:posOffset>
                  </wp:positionV>
                  <wp:extent cx="0" cy="10191750"/>
                  <wp:effectExtent l="19050" t="0" r="19050" b="0"/>
                  <wp:wrapNone/>
                  <wp:docPr id="399371092" name="Straight Connector 399371092"/>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21A719" id="Straight Connector 399371092"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92032" behindDoc="0" locked="0" layoutInCell="1" allowOverlap="1" wp14:anchorId="09090214" wp14:editId="39A163FA">
                  <wp:simplePos x="0" y="0"/>
                  <wp:positionH relativeFrom="column">
                    <wp:posOffset>5715000</wp:posOffset>
                  </wp:positionH>
                  <wp:positionV relativeFrom="paragraph">
                    <wp:posOffset>-419735</wp:posOffset>
                  </wp:positionV>
                  <wp:extent cx="0" cy="10033635"/>
                  <wp:effectExtent l="19050" t="0" r="19050" b="5715"/>
                  <wp:wrapNone/>
                  <wp:docPr id="1981961598" name="Straight Connector 1981961598"/>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0154F2" id="Straight Connector 1981961598"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789CA730" w14:textId="77777777" w:rsidR="00693157" w:rsidRDefault="00D42FC3"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r>
        <w:proofErr w:type="spellStart"/>
        <w:r>
          <w:rPr>
            <w:rFonts w:ascii="Courier New" w:hAnsi="Courier New" w:cs="Courier New"/>
            <w:sz w:val="24"/>
          </w:rPr>
          <w:t>Bulanao</w:t>
        </w:r>
        <w:proofErr w:type="spellEnd"/>
        <w:r>
          <w:rPr>
            <w:rFonts w:ascii="Courier New" w:hAnsi="Courier New" w:cs="Courier New"/>
            <w:sz w:val="24"/>
          </w:rPr>
          <w:t>, Tabuk City, Kalinga</w:t>
        </w:r>
      </w:p>
      <w:p w14:paraId="2CC6C1BF" w14:textId="77777777" w:rsidR="00D42FC3" w:rsidRDefault="00D42FC3"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600376C1" w14:textId="77777777" w:rsidR="00D42FC3" w:rsidRPr="00693157" w:rsidRDefault="00D42FC3">
        <w:pPr>
          <w:pStyle w:val="Header"/>
          <w:jc w:val="right"/>
          <w:rPr>
            <w:rFonts w:ascii="Courier New" w:hAnsi="Courier New" w:cs="Courier New"/>
            <w:sz w:val="20"/>
            <w:szCs w:val="20"/>
          </w:rPr>
        </w:pPr>
        <w:r w:rsidRPr="00693157">
          <w:rPr>
            <w:rFonts w:ascii="Courier New" w:hAnsi="Courier New" w:cs="Courier New"/>
            <w:color w:val="7F7F7F" w:themeColor="background1" w:themeShade="7F"/>
            <w:spacing w:val="60"/>
            <w:sz w:val="20"/>
            <w:szCs w:val="20"/>
          </w:rPr>
          <w:t>Introduction</w:t>
        </w:r>
        <w:r w:rsidRPr="00693157">
          <w:rPr>
            <w:rFonts w:ascii="Courier New" w:hAnsi="Courier New" w:cs="Courier New"/>
            <w:sz w:val="20"/>
            <w:szCs w:val="20"/>
          </w:rPr>
          <w:t xml:space="preserve"> | </w:t>
        </w:r>
        <w:r w:rsidRPr="00693157">
          <w:rPr>
            <w:rFonts w:ascii="Courier New" w:hAnsi="Courier New" w:cs="Courier New"/>
            <w:sz w:val="20"/>
            <w:szCs w:val="20"/>
          </w:rPr>
          <w:fldChar w:fldCharType="begin"/>
        </w:r>
        <w:r w:rsidRPr="00693157">
          <w:rPr>
            <w:rFonts w:ascii="Courier New" w:hAnsi="Courier New" w:cs="Courier New"/>
            <w:sz w:val="20"/>
            <w:szCs w:val="20"/>
          </w:rPr>
          <w:instrText xml:space="preserve"> PAGE   \* MERGEFORMAT </w:instrText>
        </w:r>
        <w:r w:rsidRPr="00693157">
          <w:rPr>
            <w:rFonts w:ascii="Courier New" w:hAnsi="Courier New" w:cs="Courier New"/>
            <w:sz w:val="20"/>
            <w:szCs w:val="20"/>
          </w:rPr>
          <w:fldChar w:fldCharType="separate"/>
        </w:r>
        <w:r w:rsidRPr="00693157">
          <w:rPr>
            <w:rFonts w:ascii="Courier New" w:hAnsi="Courier New" w:cs="Courier New"/>
            <w:b/>
            <w:bCs/>
            <w:noProof/>
            <w:sz w:val="20"/>
            <w:szCs w:val="20"/>
          </w:rPr>
          <w:t>1</w:t>
        </w:r>
        <w:r w:rsidRPr="00693157">
          <w:rPr>
            <w:rFonts w:ascii="Courier New" w:hAnsi="Courier New" w:cs="Courier New"/>
            <w:b/>
            <w:bCs/>
            <w:noProof/>
            <w:sz w:val="20"/>
            <w:szCs w:val="20"/>
          </w:rPr>
          <w:fldChar w:fldCharType="end"/>
        </w:r>
      </w:p>
    </w:sdtContent>
  </w:sdt>
  <w:p w14:paraId="7FEFB70E" w14:textId="77777777" w:rsidR="00D42FC3" w:rsidRDefault="00D42FC3">
    <w:pPr>
      <w:pStyle w:val="Header"/>
      <w:rPr>
        <w:rFonts w:ascii="Courier New" w:hAnsi="Courier New" w:cs="Courier New"/>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6277792"/>
    </w:sdtPr>
    <w:sdtEndPr>
      <w:rPr>
        <w:rFonts w:ascii="Courier New" w:hAnsi="Courier New" w:cs="Courier New"/>
        <w:sz w:val="20"/>
        <w:szCs w:val="20"/>
      </w:rPr>
    </w:sdtEndPr>
    <w:sdtContent>
      <w:p w14:paraId="2436E5A6" w14:textId="77777777" w:rsidR="00693157" w:rsidRDefault="00693157"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95104" behindDoc="0" locked="0" layoutInCell="1" allowOverlap="1" wp14:anchorId="67E0C852" wp14:editId="3571D093">
              <wp:simplePos x="0" y="0"/>
              <wp:positionH relativeFrom="column">
                <wp:posOffset>-246380</wp:posOffset>
              </wp:positionH>
              <wp:positionV relativeFrom="paragraph">
                <wp:posOffset>-198120</wp:posOffset>
              </wp:positionV>
              <wp:extent cx="823595" cy="724535"/>
              <wp:effectExtent l="0" t="0" r="14605" b="18415"/>
              <wp:wrapNone/>
              <wp:docPr id="1053198366" name="Picture 105319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98176" behindDoc="0" locked="0" layoutInCell="1" allowOverlap="1" wp14:anchorId="6A5B7416" wp14:editId="51816448">
                  <wp:simplePos x="0" y="0"/>
                  <wp:positionH relativeFrom="column">
                    <wp:posOffset>-1371600</wp:posOffset>
                  </wp:positionH>
                  <wp:positionV relativeFrom="paragraph">
                    <wp:posOffset>-287020</wp:posOffset>
                  </wp:positionV>
                  <wp:extent cx="7772400" cy="0"/>
                  <wp:effectExtent l="0" t="19050" r="0" b="19050"/>
                  <wp:wrapNone/>
                  <wp:docPr id="1787709114" name="Straight Connector 1787709114"/>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BC4CD1" id="Straight Connector 1787709114"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96128" behindDoc="0" locked="0" layoutInCell="1" allowOverlap="1" wp14:anchorId="6BF0F465" wp14:editId="15DCC985">
                  <wp:simplePos x="0" y="0"/>
                  <wp:positionH relativeFrom="column">
                    <wp:posOffset>-228600</wp:posOffset>
                  </wp:positionH>
                  <wp:positionV relativeFrom="paragraph">
                    <wp:posOffset>-572770</wp:posOffset>
                  </wp:positionV>
                  <wp:extent cx="0" cy="10191750"/>
                  <wp:effectExtent l="19050" t="0" r="19050" b="0"/>
                  <wp:wrapNone/>
                  <wp:docPr id="1111103824" name="Straight Connector 1111103824"/>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6D0C49" id="Straight Connector 1111103824"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97152" behindDoc="0" locked="0" layoutInCell="1" allowOverlap="1" wp14:anchorId="522BAC7C" wp14:editId="70850196">
                  <wp:simplePos x="0" y="0"/>
                  <wp:positionH relativeFrom="column">
                    <wp:posOffset>5715000</wp:posOffset>
                  </wp:positionH>
                  <wp:positionV relativeFrom="paragraph">
                    <wp:posOffset>-419735</wp:posOffset>
                  </wp:positionV>
                  <wp:extent cx="0" cy="10033635"/>
                  <wp:effectExtent l="19050" t="0" r="19050" b="5715"/>
                  <wp:wrapNone/>
                  <wp:docPr id="60245847" name="Straight Connector 60245847"/>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A01796" id="Straight Connector 60245847"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6914D2F1"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r>
        <w:proofErr w:type="spellStart"/>
        <w:r>
          <w:rPr>
            <w:rFonts w:ascii="Courier New" w:hAnsi="Courier New" w:cs="Courier New"/>
            <w:sz w:val="24"/>
          </w:rPr>
          <w:t>Bulanao</w:t>
        </w:r>
        <w:proofErr w:type="spellEnd"/>
        <w:r>
          <w:rPr>
            <w:rFonts w:ascii="Courier New" w:hAnsi="Courier New" w:cs="Courier New"/>
            <w:sz w:val="24"/>
          </w:rPr>
          <w:t>, Tabuk City, Kalinga</w:t>
        </w:r>
      </w:p>
      <w:p w14:paraId="5EED45E2"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4F9EE33D" w14:textId="77777777" w:rsidR="00693157" w:rsidRPr="00693157" w:rsidRDefault="00000000">
        <w:pPr>
          <w:pStyle w:val="Header"/>
          <w:jc w:val="right"/>
          <w:rPr>
            <w:rFonts w:ascii="Courier New" w:hAnsi="Courier New" w:cs="Courier New"/>
            <w:sz w:val="20"/>
            <w:szCs w:val="20"/>
          </w:rPr>
        </w:pPr>
      </w:p>
    </w:sdtContent>
  </w:sdt>
  <w:p w14:paraId="1D8089D5" w14:textId="77777777" w:rsidR="00693157" w:rsidRDefault="00693157">
    <w:pPr>
      <w:pStyle w:val="Header"/>
      <w:rPr>
        <w:rFonts w:ascii="Courier New" w:hAnsi="Courier New" w:cs="Courier New"/>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424753"/>
    </w:sdtPr>
    <w:sdtEndPr>
      <w:rPr>
        <w:rFonts w:ascii="Courier New" w:hAnsi="Courier New" w:cs="Courier New"/>
        <w:sz w:val="20"/>
        <w:szCs w:val="20"/>
      </w:rPr>
    </w:sdtEndPr>
    <w:sdtContent>
      <w:p w14:paraId="6188677A" w14:textId="77777777" w:rsidR="00693157" w:rsidRDefault="00693157"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700224" behindDoc="0" locked="0" layoutInCell="1" allowOverlap="1" wp14:anchorId="615D653D" wp14:editId="5701BB36">
              <wp:simplePos x="0" y="0"/>
              <wp:positionH relativeFrom="column">
                <wp:posOffset>-246380</wp:posOffset>
              </wp:positionH>
              <wp:positionV relativeFrom="paragraph">
                <wp:posOffset>-198120</wp:posOffset>
              </wp:positionV>
              <wp:extent cx="823595" cy="724535"/>
              <wp:effectExtent l="0" t="0" r="14605" b="18415"/>
              <wp:wrapNone/>
              <wp:docPr id="1864054730" name="Picture 1864054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703296" behindDoc="0" locked="0" layoutInCell="1" allowOverlap="1" wp14:anchorId="7877EF97" wp14:editId="2C2F600E">
                  <wp:simplePos x="0" y="0"/>
                  <wp:positionH relativeFrom="column">
                    <wp:posOffset>-1371600</wp:posOffset>
                  </wp:positionH>
                  <wp:positionV relativeFrom="paragraph">
                    <wp:posOffset>-287020</wp:posOffset>
                  </wp:positionV>
                  <wp:extent cx="7772400" cy="0"/>
                  <wp:effectExtent l="0" t="19050" r="0" b="19050"/>
                  <wp:wrapNone/>
                  <wp:docPr id="2045287632" name="Straight Connector 2045287632"/>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73C10D" id="Straight Connector 2045287632"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701248" behindDoc="0" locked="0" layoutInCell="1" allowOverlap="1" wp14:anchorId="3084B7A7" wp14:editId="6E864ED7">
                  <wp:simplePos x="0" y="0"/>
                  <wp:positionH relativeFrom="column">
                    <wp:posOffset>-228600</wp:posOffset>
                  </wp:positionH>
                  <wp:positionV relativeFrom="paragraph">
                    <wp:posOffset>-572770</wp:posOffset>
                  </wp:positionV>
                  <wp:extent cx="0" cy="10191750"/>
                  <wp:effectExtent l="19050" t="0" r="19050" b="0"/>
                  <wp:wrapNone/>
                  <wp:docPr id="356865840" name="Straight Connector 356865840"/>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79FEAB" id="Straight Connector 356865840"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702272" behindDoc="0" locked="0" layoutInCell="1" allowOverlap="1" wp14:anchorId="318B91C1" wp14:editId="5263787F">
                  <wp:simplePos x="0" y="0"/>
                  <wp:positionH relativeFrom="column">
                    <wp:posOffset>5715000</wp:posOffset>
                  </wp:positionH>
                  <wp:positionV relativeFrom="paragraph">
                    <wp:posOffset>-419735</wp:posOffset>
                  </wp:positionV>
                  <wp:extent cx="0" cy="10033635"/>
                  <wp:effectExtent l="19050" t="0" r="19050" b="5715"/>
                  <wp:wrapNone/>
                  <wp:docPr id="1520849400" name="Straight Connector 1520849400"/>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AD4496" id="Straight Connector 1520849400"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48F69CF8"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r>
        <w:proofErr w:type="spellStart"/>
        <w:r>
          <w:rPr>
            <w:rFonts w:ascii="Courier New" w:hAnsi="Courier New" w:cs="Courier New"/>
            <w:sz w:val="24"/>
          </w:rPr>
          <w:t>Bulanao</w:t>
        </w:r>
        <w:proofErr w:type="spellEnd"/>
        <w:r>
          <w:rPr>
            <w:rFonts w:ascii="Courier New" w:hAnsi="Courier New" w:cs="Courier New"/>
            <w:sz w:val="24"/>
          </w:rPr>
          <w:t>, Tabuk City, Kalinga</w:t>
        </w:r>
      </w:p>
      <w:p w14:paraId="37F0B448"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2840EDFF" w14:textId="77777777" w:rsidR="00693157" w:rsidRPr="00693157" w:rsidRDefault="004702A7">
        <w:pPr>
          <w:pStyle w:val="Header"/>
          <w:jc w:val="right"/>
          <w:rPr>
            <w:rFonts w:ascii="Courier New" w:hAnsi="Courier New" w:cs="Courier New"/>
            <w:sz w:val="20"/>
            <w:szCs w:val="20"/>
          </w:rPr>
        </w:pPr>
        <w:r>
          <w:rPr>
            <w:rFonts w:ascii="Courier New" w:hAnsi="Courier New" w:cs="Courier New"/>
            <w:sz w:val="20"/>
            <w:szCs w:val="20"/>
          </w:rPr>
          <w:t>Review of Related Literature</w:t>
        </w:r>
        <w:r w:rsidR="00693157" w:rsidRPr="00693157">
          <w:rPr>
            <w:rFonts w:ascii="Courier New" w:hAnsi="Courier New" w:cs="Courier New"/>
            <w:sz w:val="20"/>
            <w:szCs w:val="20"/>
          </w:rPr>
          <w:t xml:space="preserve"> | </w:t>
        </w:r>
        <w:r w:rsidR="00693157" w:rsidRPr="00693157">
          <w:rPr>
            <w:rFonts w:ascii="Courier New" w:hAnsi="Courier New" w:cs="Courier New"/>
            <w:sz w:val="20"/>
            <w:szCs w:val="20"/>
          </w:rPr>
          <w:fldChar w:fldCharType="begin"/>
        </w:r>
        <w:r w:rsidR="00693157" w:rsidRPr="00693157">
          <w:rPr>
            <w:rFonts w:ascii="Courier New" w:hAnsi="Courier New" w:cs="Courier New"/>
            <w:sz w:val="20"/>
            <w:szCs w:val="20"/>
          </w:rPr>
          <w:instrText xml:space="preserve"> PAGE   \* MERGEFORMAT </w:instrText>
        </w:r>
        <w:r w:rsidR="00693157" w:rsidRPr="00693157">
          <w:rPr>
            <w:rFonts w:ascii="Courier New" w:hAnsi="Courier New" w:cs="Courier New"/>
            <w:sz w:val="20"/>
            <w:szCs w:val="20"/>
          </w:rPr>
          <w:fldChar w:fldCharType="separate"/>
        </w:r>
        <w:r w:rsidR="00693157" w:rsidRPr="00693157">
          <w:rPr>
            <w:rFonts w:ascii="Courier New" w:hAnsi="Courier New" w:cs="Courier New"/>
            <w:b/>
            <w:bCs/>
            <w:noProof/>
            <w:sz w:val="20"/>
            <w:szCs w:val="20"/>
          </w:rPr>
          <w:t>1</w:t>
        </w:r>
        <w:r w:rsidR="00693157" w:rsidRPr="00693157">
          <w:rPr>
            <w:rFonts w:ascii="Courier New" w:hAnsi="Courier New" w:cs="Courier New"/>
            <w:b/>
            <w:bCs/>
            <w:noProof/>
            <w:sz w:val="20"/>
            <w:szCs w:val="20"/>
          </w:rPr>
          <w:fldChar w:fldCharType="end"/>
        </w:r>
      </w:p>
    </w:sdtContent>
  </w:sdt>
  <w:p w14:paraId="5DF7202F" w14:textId="77777777" w:rsidR="00693157" w:rsidRDefault="00693157">
    <w:pPr>
      <w:pStyle w:val="Header"/>
      <w:rPr>
        <w:rFonts w:ascii="Courier New" w:hAnsi="Courier New" w:cs="Courier New"/>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3423169"/>
    </w:sdtPr>
    <w:sdtEndPr>
      <w:rPr>
        <w:rFonts w:ascii="Courier New" w:hAnsi="Courier New" w:cs="Courier New"/>
        <w:sz w:val="20"/>
        <w:szCs w:val="20"/>
      </w:rPr>
    </w:sdtEndPr>
    <w:sdtContent>
      <w:p w14:paraId="006DE53A" w14:textId="77777777" w:rsidR="00693157" w:rsidRDefault="00693157"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705344" behindDoc="0" locked="0" layoutInCell="1" allowOverlap="1" wp14:anchorId="76CF24D9" wp14:editId="03C59511">
              <wp:simplePos x="0" y="0"/>
              <wp:positionH relativeFrom="column">
                <wp:posOffset>-246380</wp:posOffset>
              </wp:positionH>
              <wp:positionV relativeFrom="paragraph">
                <wp:posOffset>-198120</wp:posOffset>
              </wp:positionV>
              <wp:extent cx="823595" cy="724535"/>
              <wp:effectExtent l="0" t="0" r="14605" b="18415"/>
              <wp:wrapNone/>
              <wp:docPr id="1220379455" name="Picture 1220379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708416" behindDoc="0" locked="0" layoutInCell="1" allowOverlap="1" wp14:anchorId="4DF466F2" wp14:editId="341E2D7A">
                  <wp:simplePos x="0" y="0"/>
                  <wp:positionH relativeFrom="column">
                    <wp:posOffset>-1371600</wp:posOffset>
                  </wp:positionH>
                  <wp:positionV relativeFrom="paragraph">
                    <wp:posOffset>-287020</wp:posOffset>
                  </wp:positionV>
                  <wp:extent cx="7772400" cy="0"/>
                  <wp:effectExtent l="0" t="19050" r="0" b="19050"/>
                  <wp:wrapNone/>
                  <wp:docPr id="190166018" name="Straight Connector 190166018"/>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F80BF6" id="Straight Connector 190166018"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706368" behindDoc="0" locked="0" layoutInCell="1" allowOverlap="1" wp14:anchorId="04C379D1" wp14:editId="5A24E7E5">
                  <wp:simplePos x="0" y="0"/>
                  <wp:positionH relativeFrom="column">
                    <wp:posOffset>-228600</wp:posOffset>
                  </wp:positionH>
                  <wp:positionV relativeFrom="paragraph">
                    <wp:posOffset>-572770</wp:posOffset>
                  </wp:positionV>
                  <wp:extent cx="0" cy="10191750"/>
                  <wp:effectExtent l="19050" t="0" r="19050" b="0"/>
                  <wp:wrapNone/>
                  <wp:docPr id="341334077" name="Straight Connector 341334077"/>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220F27" id="Straight Connector 341334077"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707392" behindDoc="0" locked="0" layoutInCell="1" allowOverlap="1" wp14:anchorId="54E11308" wp14:editId="59A407C0">
                  <wp:simplePos x="0" y="0"/>
                  <wp:positionH relativeFrom="column">
                    <wp:posOffset>5715000</wp:posOffset>
                  </wp:positionH>
                  <wp:positionV relativeFrom="paragraph">
                    <wp:posOffset>-419735</wp:posOffset>
                  </wp:positionV>
                  <wp:extent cx="0" cy="10033635"/>
                  <wp:effectExtent l="19050" t="0" r="19050" b="5715"/>
                  <wp:wrapNone/>
                  <wp:docPr id="194450568" name="Straight Connector 194450568"/>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0EBD7E" id="Straight Connector 194450568"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12FF81EB"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r>
        <w:proofErr w:type="spellStart"/>
        <w:r>
          <w:rPr>
            <w:rFonts w:ascii="Courier New" w:hAnsi="Courier New" w:cs="Courier New"/>
            <w:sz w:val="24"/>
          </w:rPr>
          <w:t>Bulanao</w:t>
        </w:r>
        <w:proofErr w:type="spellEnd"/>
        <w:r>
          <w:rPr>
            <w:rFonts w:ascii="Courier New" w:hAnsi="Courier New" w:cs="Courier New"/>
            <w:sz w:val="24"/>
          </w:rPr>
          <w:t>, Tabuk City, Kalinga</w:t>
        </w:r>
      </w:p>
      <w:p w14:paraId="6F27CF6A"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654CFFF1" w14:textId="77777777" w:rsidR="00693157" w:rsidRPr="00693157" w:rsidRDefault="00000000">
        <w:pPr>
          <w:pStyle w:val="Header"/>
          <w:jc w:val="right"/>
          <w:rPr>
            <w:rFonts w:ascii="Courier New" w:hAnsi="Courier New" w:cs="Courier New"/>
            <w:sz w:val="20"/>
            <w:szCs w:val="20"/>
          </w:rPr>
        </w:pPr>
      </w:p>
    </w:sdtContent>
  </w:sdt>
  <w:p w14:paraId="5603AE78" w14:textId="77777777" w:rsidR="00693157" w:rsidRDefault="00693157">
    <w:pPr>
      <w:pStyle w:val="Header"/>
      <w:rPr>
        <w:rFonts w:ascii="Courier New" w:hAnsi="Courier New" w:cs="Courier New"/>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92332"/>
    </w:sdtPr>
    <w:sdtEndPr>
      <w:rPr>
        <w:rFonts w:ascii="Courier New" w:hAnsi="Courier New" w:cs="Courier New"/>
        <w:sz w:val="20"/>
        <w:szCs w:val="20"/>
      </w:rPr>
    </w:sdtEndPr>
    <w:sdtContent>
      <w:p w14:paraId="1DF77417" w14:textId="77777777" w:rsidR="00693157" w:rsidRDefault="00693157"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710464" behindDoc="0" locked="0" layoutInCell="1" allowOverlap="1" wp14:anchorId="400D7994" wp14:editId="5FFDE659">
              <wp:simplePos x="0" y="0"/>
              <wp:positionH relativeFrom="column">
                <wp:posOffset>-246380</wp:posOffset>
              </wp:positionH>
              <wp:positionV relativeFrom="paragraph">
                <wp:posOffset>-198120</wp:posOffset>
              </wp:positionV>
              <wp:extent cx="823595" cy="724535"/>
              <wp:effectExtent l="0" t="0" r="14605" b="18415"/>
              <wp:wrapNone/>
              <wp:docPr id="29226787" name="Picture 2922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713536" behindDoc="0" locked="0" layoutInCell="1" allowOverlap="1" wp14:anchorId="2A7ADE64" wp14:editId="46B2780C">
                  <wp:simplePos x="0" y="0"/>
                  <wp:positionH relativeFrom="column">
                    <wp:posOffset>-1371600</wp:posOffset>
                  </wp:positionH>
                  <wp:positionV relativeFrom="paragraph">
                    <wp:posOffset>-287020</wp:posOffset>
                  </wp:positionV>
                  <wp:extent cx="7772400" cy="0"/>
                  <wp:effectExtent l="0" t="19050" r="0" b="19050"/>
                  <wp:wrapNone/>
                  <wp:docPr id="15417755" name="Straight Connector 15417755"/>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616D17" id="Straight Connector 15417755"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711488" behindDoc="0" locked="0" layoutInCell="1" allowOverlap="1" wp14:anchorId="47B43668" wp14:editId="679809A6">
                  <wp:simplePos x="0" y="0"/>
                  <wp:positionH relativeFrom="column">
                    <wp:posOffset>-228600</wp:posOffset>
                  </wp:positionH>
                  <wp:positionV relativeFrom="paragraph">
                    <wp:posOffset>-572770</wp:posOffset>
                  </wp:positionV>
                  <wp:extent cx="0" cy="10191750"/>
                  <wp:effectExtent l="19050" t="0" r="19050" b="0"/>
                  <wp:wrapNone/>
                  <wp:docPr id="1857502815" name="Straight Connector 1857502815"/>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25FDCB" id="Straight Connector 1857502815"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712512" behindDoc="0" locked="0" layoutInCell="1" allowOverlap="1" wp14:anchorId="4EB7054A" wp14:editId="5E52B582">
                  <wp:simplePos x="0" y="0"/>
                  <wp:positionH relativeFrom="column">
                    <wp:posOffset>5715000</wp:posOffset>
                  </wp:positionH>
                  <wp:positionV relativeFrom="paragraph">
                    <wp:posOffset>-419735</wp:posOffset>
                  </wp:positionV>
                  <wp:extent cx="0" cy="10033635"/>
                  <wp:effectExtent l="19050" t="0" r="19050" b="5715"/>
                  <wp:wrapNone/>
                  <wp:docPr id="1102913797" name="Straight Connector 1102913797"/>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A6FF55" id="Straight Connector 1102913797"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392D55E5"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r>
        <w:proofErr w:type="spellStart"/>
        <w:r>
          <w:rPr>
            <w:rFonts w:ascii="Courier New" w:hAnsi="Courier New" w:cs="Courier New"/>
            <w:sz w:val="24"/>
          </w:rPr>
          <w:t>Bulanao</w:t>
        </w:r>
        <w:proofErr w:type="spellEnd"/>
        <w:r>
          <w:rPr>
            <w:rFonts w:ascii="Courier New" w:hAnsi="Courier New" w:cs="Courier New"/>
            <w:sz w:val="24"/>
          </w:rPr>
          <w:t>, Tabuk City, Kalinga</w:t>
        </w:r>
      </w:p>
      <w:p w14:paraId="1B450D3B"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43195E82" w14:textId="77777777" w:rsidR="00693157" w:rsidRPr="00693157" w:rsidRDefault="004702A7">
        <w:pPr>
          <w:pStyle w:val="Header"/>
          <w:jc w:val="right"/>
          <w:rPr>
            <w:rFonts w:ascii="Courier New" w:hAnsi="Courier New" w:cs="Courier New"/>
            <w:sz w:val="20"/>
            <w:szCs w:val="20"/>
          </w:rPr>
        </w:pPr>
        <w:r>
          <w:rPr>
            <w:rFonts w:ascii="Courier New" w:hAnsi="Courier New" w:cs="Courier New"/>
            <w:color w:val="7F7F7F" w:themeColor="background1" w:themeShade="7F"/>
            <w:spacing w:val="60"/>
            <w:sz w:val="20"/>
            <w:szCs w:val="20"/>
          </w:rPr>
          <w:t>Design and Methodology</w:t>
        </w:r>
        <w:r w:rsidR="00693157" w:rsidRPr="00693157">
          <w:rPr>
            <w:rFonts w:ascii="Courier New" w:hAnsi="Courier New" w:cs="Courier New"/>
            <w:sz w:val="20"/>
            <w:szCs w:val="20"/>
          </w:rPr>
          <w:t xml:space="preserve"> | </w:t>
        </w:r>
        <w:r w:rsidR="00693157" w:rsidRPr="00693157">
          <w:rPr>
            <w:rFonts w:ascii="Courier New" w:hAnsi="Courier New" w:cs="Courier New"/>
            <w:sz w:val="20"/>
            <w:szCs w:val="20"/>
          </w:rPr>
          <w:fldChar w:fldCharType="begin"/>
        </w:r>
        <w:r w:rsidR="00693157" w:rsidRPr="00693157">
          <w:rPr>
            <w:rFonts w:ascii="Courier New" w:hAnsi="Courier New" w:cs="Courier New"/>
            <w:sz w:val="20"/>
            <w:szCs w:val="20"/>
          </w:rPr>
          <w:instrText xml:space="preserve"> PAGE   \* MERGEFORMAT </w:instrText>
        </w:r>
        <w:r w:rsidR="00693157" w:rsidRPr="00693157">
          <w:rPr>
            <w:rFonts w:ascii="Courier New" w:hAnsi="Courier New" w:cs="Courier New"/>
            <w:sz w:val="20"/>
            <w:szCs w:val="20"/>
          </w:rPr>
          <w:fldChar w:fldCharType="separate"/>
        </w:r>
        <w:r w:rsidR="00693157" w:rsidRPr="00693157">
          <w:rPr>
            <w:rFonts w:ascii="Courier New" w:hAnsi="Courier New" w:cs="Courier New"/>
            <w:b/>
            <w:bCs/>
            <w:noProof/>
            <w:sz w:val="20"/>
            <w:szCs w:val="20"/>
          </w:rPr>
          <w:t>1</w:t>
        </w:r>
        <w:r w:rsidR="00693157" w:rsidRPr="00693157">
          <w:rPr>
            <w:rFonts w:ascii="Courier New" w:hAnsi="Courier New" w:cs="Courier New"/>
            <w:b/>
            <w:bCs/>
            <w:noProof/>
            <w:sz w:val="20"/>
            <w:szCs w:val="20"/>
          </w:rPr>
          <w:fldChar w:fldCharType="end"/>
        </w:r>
      </w:p>
    </w:sdtContent>
  </w:sdt>
  <w:p w14:paraId="3F4B8568" w14:textId="77777777" w:rsidR="00693157" w:rsidRDefault="00693157">
    <w:pPr>
      <w:pStyle w:val="Header"/>
      <w:rPr>
        <w:rFonts w:ascii="Courier New" w:hAnsi="Courier New" w:cs="Courier New"/>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483142"/>
    </w:sdtPr>
    <w:sdtEndPr>
      <w:rPr>
        <w:rFonts w:ascii="Courier New" w:hAnsi="Courier New" w:cs="Courier New"/>
        <w:sz w:val="20"/>
        <w:szCs w:val="20"/>
      </w:rPr>
    </w:sdtEndPr>
    <w:sdtContent>
      <w:p w14:paraId="5A97CF22" w14:textId="77777777" w:rsidR="003F68EB" w:rsidRDefault="003F68EB"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720704" behindDoc="0" locked="0" layoutInCell="1" allowOverlap="1" wp14:anchorId="2D4E91FD" wp14:editId="3A435028">
              <wp:simplePos x="0" y="0"/>
              <wp:positionH relativeFrom="column">
                <wp:posOffset>-246380</wp:posOffset>
              </wp:positionH>
              <wp:positionV relativeFrom="paragraph">
                <wp:posOffset>-198120</wp:posOffset>
              </wp:positionV>
              <wp:extent cx="823595" cy="724535"/>
              <wp:effectExtent l="0" t="0" r="14605" b="18415"/>
              <wp:wrapNone/>
              <wp:docPr id="2026318676" name="Picture 2026318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723776" behindDoc="0" locked="0" layoutInCell="1" allowOverlap="1" wp14:anchorId="4366DFAE" wp14:editId="5C9FE52F">
                  <wp:simplePos x="0" y="0"/>
                  <wp:positionH relativeFrom="column">
                    <wp:posOffset>-1371600</wp:posOffset>
                  </wp:positionH>
                  <wp:positionV relativeFrom="paragraph">
                    <wp:posOffset>-287020</wp:posOffset>
                  </wp:positionV>
                  <wp:extent cx="7772400" cy="0"/>
                  <wp:effectExtent l="0" t="19050" r="0" b="19050"/>
                  <wp:wrapNone/>
                  <wp:docPr id="2030725421" name="Straight Connector 2030725421"/>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4CD259" id="Straight Connector 2030725421"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721728" behindDoc="0" locked="0" layoutInCell="1" allowOverlap="1" wp14:anchorId="7D282725" wp14:editId="0872A5F0">
                  <wp:simplePos x="0" y="0"/>
                  <wp:positionH relativeFrom="column">
                    <wp:posOffset>-228600</wp:posOffset>
                  </wp:positionH>
                  <wp:positionV relativeFrom="paragraph">
                    <wp:posOffset>-572770</wp:posOffset>
                  </wp:positionV>
                  <wp:extent cx="0" cy="10191750"/>
                  <wp:effectExtent l="19050" t="0" r="19050" b="0"/>
                  <wp:wrapNone/>
                  <wp:docPr id="904603731" name="Straight Connector 904603731"/>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B0706A" id="Straight Connector 904603731"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722752" behindDoc="0" locked="0" layoutInCell="1" allowOverlap="1" wp14:anchorId="3154A674" wp14:editId="178287CF">
                  <wp:simplePos x="0" y="0"/>
                  <wp:positionH relativeFrom="column">
                    <wp:posOffset>5715000</wp:posOffset>
                  </wp:positionH>
                  <wp:positionV relativeFrom="paragraph">
                    <wp:posOffset>-419735</wp:posOffset>
                  </wp:positionV>
                  <wp:extent cx="0" cy="10033635"/>
                  <wp:effectExtent l="19050" t="0" r="19050" b="5715"/>
                  <wp:wrapNone/>
                  <wp:docPr id="1590466236" name="Straight Connector 1590466236"/>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8C4CA3" id="Straight Connector 1590466236"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0CF226EB" w14:textId="77777777" w:rsidR="003F68EB" w:rsidRDefault="003F68EB"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r>
        <w:proofErr w:type="spellStart"/>
        <w:r>
          <w:rPr>
            <w:rFonts w:ascii="Courier New" w:hAnsi="Courier New" w:cs="Courier New"/>
            <w:sz w:val="24"/>
          </w:rPr>
          <w:t>Bulanao</w:t>
        </w:r>
        <w:proofErr w:type="spellEnd"/>
        <w:r>
          <w:rPr>
            <w:rFonts w:ascii="Courier New" w:hAnsi="Courier New" w:cs="Courier New"/>
            <w:sz w:val="24"/>
          </w:rPr>
          <w:t>, Tabuk City, Kalinga</w:t>
        </w:r>
      </w:p>
      <w:p w14:paraId="40CBB780" w14:textId="77777777" w:rsidR="003F68EB" w:rsidRDefault="003F68EB"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624B70D4" w14:textId="77777777" w:rsidR="003F68EB" w:rsidRPr="00693157" w:rsidRDefault="00000000">
        <w:pPr>
          <w:pStyle w:val="Header"/>
          <w:jc w:val="right"/>
          <w:rPr>
            <w:rFonts w:ascii="Courier New" w:hAnsi="Courier New" w:cs="Courier New"/>
            <w:sz w:val="20"/>
            <w:szCs w:val="20"/>
          </w:rPr>
        </w:pPr>
      </w:p>
    </w:sdtContent>
  </w:sdt>
  <w:p w14:paraId="0334723A" w14:textId="77777777" w:rsidR="003F68EB" w:rsidRDefault="003F68EB">
    <w:pPr>
      <w:pStyle w:val="Header"/>
      <w:rPr>
        <w:rFonts w:ascii="Courier New" w:hAnsi="Courier New" w:cs="Courier New"/>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493112"/>
    </w:sdtPr>
    <w:sdtEndPr>
      <w:rPr>
        <w:rFonts w:ascii="Courier New" w:hAnsi="Courier New" w:cs="Courier New"/>
        <w:sz w:val="20"/>
        <w:szCs w:val="20"/>
      </w:rPr>
    </w:sdtEndPr>
    <w:sdtContent>
      <w:p w14:paraId="66566237" w14:textId="77777777" w:rsidR="000F43AB" w:rsidRDefault="000F43AB"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725824" behindDoc="0" locked="0" layoutInCell="1" allowOverlap="1" wp14:anchorId="64843614" wp14:editId="3F1B7DD9">
              <wp:simplePos x="0" y="0"/>
              <wp:positionH relativeFrom="column">
                <wp:posOffset>-246380</wp:posOffset>
              </wp:positionH>
              <wp:positionV relativeFrom="paragraph">
                <wp:posOffset>-198120</wp:posOffset>
              </wp:positionV>
              <wp:extent cx="823595" cy="724535"/>
              <wp:effectExtent l="0" t="0" r="14605" b="18415"/>
              <wp:wrapNone/>
              <wp:docPr id="1502387050" name="Picture 1502387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728896" behindDoc="0" locked="0" layoutInCell="1" allowOverlap="1" wp14:anchorId="1CB7CCD8" wp14:editId="523A3A3B">
                  <wp:simplePos x="0" y="0"/>
                  <wp:positionH relativeFrom="column">
                    <wp:posOffset>-1371600</wp:posOffset>
                  </wp:positionH>
                  <wp:positionV relativeFrom="paragraph">
                    <wp:posOffset>-287020</wp:posOffset>
                  </wp:positionV>
                  <wp:extent cx="7772400" cy="0"/>
                  <wp:effectExtent l="0" t="19050" r="0" b="19050"/>
                  <wp:wrapNone/>
                  <wp:docPr id="779353151" name="Straight Connector 779353151"/>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BBF555" id="Straight Connector 779353151"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726848" behindDoc="0" locked="0" layoutInCell="1" allowOverlap="1" wp14:anchorId="1ED8D961" wp14:editId="00181FF4">
                  <wp:simplePos x="0" y="0"/>
                  <wp:positionH relativeFrom="column">
                    <wp:posOffset>-228600</wp:posOffset>
                  </wp:positionH>
                  <wp:positionV relativeFrom="paragraph">
                    <wp:posOffset>-572770</wp:posOffset>
                  </wp:positionV>
                  <wp:extent cx="0" cy="10191750"/>
                  <wp:effectExtent l="19050" t="0" r="19050" b="0"/>
                  <wp:wrapNone/>
                  <wp:docPr id="1221720256" name="Straight Connector 1221720256"/>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4BC2AE" id="Straight Connector 1221720256"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727872" behindDoc="0" locked="0" layoutInCell="1" allowOverlap="1" wp14:anchorId="388E9295" wp14:editId="509A27C9">
                  <wp:simplePos x="0" y="0"/>
                  <wp:positionH relativeFrom="column">
                    <wp:posOffset>5715000</wp:posOffset>
                  </wp:positionH>
                  <wp:positionV relativeFrom="paragraph">
                    <wp:posOffset>-419735</wp:posOffset>
                  </wp:positionV>
                  <wp:extent cx="0" cy="10033635"/>
                  <wp:effectExtent l="19050" t="0" r="19050" b="5715"/>
                  <wp:wrapNone/>
                  <wp:docPr id="1162794373" name="Straight Connector 1162794373"/>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2CE6F4" id="Straight Connector 1162794373"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1B02D497" w14:textId="77777777" w:rsidR="000F43AB" w:rsidRDefault="000F43AB"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r>
        <w:proofErr w:type="spellStart"/>
        <w:r>
          <w:rPr>
            <w:rFonts w:ascii="Courier New" w:hAnsi="Courier New" w:cs="Courier New"/>
            <w:sz w:val="24"/>
          </w:rPr>
          <w:t>Bulanao</w:t>
        </w:r>
        <w:proofErr w:type="spellEnd"/>
        <w:r>
          <w:rPr>
            <w:rFonts w:ascii="Courier New" w:hAnsi="Courier New" w:cs="Courier New"/>
            <w:sz w:val="24"/>
          </w:rPr>
          <w:t>, Tabuk City, Kalinga</w:t>
        </w:r>
      </w:p>
      <w:p w14:paraId="56A25AF4" w14:textId="77777777" w:rsidR="000F43AB" w:rsidRDefault="000F43AB"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2D882207" w14:textId="77777777" w:rsidR="000F43AB" w:rsidRPr="00693157" w:rsidRDefault="00FE5B08">
        <w:pPr>
          <w:pStyle w:val="Header"/>
          <w:jc w:val="right"/>
          <w:rPr>
            <w:rFonts w:ascii="Courier New" w:hAnsi="Courier New" w:cs="Courier New"/>
            <w:sz w:val="20"/>
            <w:szCs w:val="20"/>
          </w:rPr>
        </w:pPr>
        <w:r>
          <w:rPr>
            <w:rFonts w:ascii="Courier New" w:hAnsi="Courier New" w:cs="Courier New"/>
            <w:sz w:val="20"/>
            <w:szCs w:val="20"/>
          </w:rPr>
          <w:t xml:space="preserve">Results and Discussions </w:t>
        </w:r>
        <w:r w:rsidR="000F43AB" w:rsidRPr="00693157">
          <w:rPr>
            <w:rFonts w:ascii="Courier New" w:hAnsi="Courier New" w:cs="Courier New"/>
            <w:sz w:val="20"/>
            <w:szCs w:val="20"/>
          </w:rPr>
          <w:t xml:space="preserve">| </w:t>
        </w:r>
        <w:r w:rsidR="000F43AB" w:rsidRPr="00693157">
          <w:rPr>
            <w:rFonts w:ascii="Courier New" w:hAnsi="Courier New" w:cs="Courier New"/>
            <w:sz w:val="20"/>
            <w:szCs w:val="20"/>
          </w:rPr>
          <w:fldChar w:fldCharType="begin"/>
        </w:r>
        <w:r w:rsidR="000F43AB" w:rsidRPr="00693157">
          <w:rPr>
            <w:rFonts w:ascii="Courier New" w:hAnsi="Courier New" w:cs="Courier New"/>
            <w:sz w:val="20"/>
            <w:szCs w:val="20"/>
          </w:rPr>
          <w:instrText xml:space="preserve"> PAGE   \* MERGEFORMAT </w:instrText>
        </w:r>
        <w:r w:rsidR="000F43AB" w:rsidRPr="00693157">
          <w:rPr>
            <w:rFonts w:ascii="Courier New" w:hAnsi="Courier New" w:cs="Courier New"/>
            <w:sz w:val="20"/>
            <w:szCs w:val="20"/>
          </w:rPr>
          <w:fldChar w:fldCharType="separate"/>
        </w:r>
        <w:r w:rsidR="000F43AB" w:rsidRPr="00693157">
          <w:rPr>
            <w:rFonts w:ascii="Courier New" w:hAnsi="Courier New" w:cs="Courier New"/>
            <w:b/>
            <w:bCs/>
            <w:noProof/>
            <w:sz w:val="20"/>
            <w:szCs w:val="20"/>
          </w:rPr>
          <w:t>1</w:t>
        </w:r>
        <w:r w:rsidR="000F43AB" w:rsidRPr="00693157">
          <w:rPr>
            <w:rFonts w:ascii="Courier New" w:hAnsi="Courier New" w:cs="Courier New"/>
            <w:b/>
            <w:bCs/>
            <w:noProof/>
            <w:sz w:val="20"/>
            <w:szCs w:val="20"/>
          </w:rPr>
          <w:fldChar w:fldCharType="end"/>
        </w:r>
      </w:p>
    </w:sdtContent>
  </w:sdt>
  <w:p w14:paraId="5A8E22C9" w14:textId="77777777" w:rsidR="000F43AB" w:rsidRDefault="000F43AB">
    <w:pPr>
      <w:pStyle w:val="Header"/>
      <w:rPr>
        <w:rFonts w:ascii="Courier New" w:hAnsi="Courier New" w:cs="Courier Ne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D1209C"/>
    <w:multiLevelType w:val="singleLevel"/>
    <w:tmpl w:val="A1D1209C"/>
    <w:lvl w:ilvl="0">
      <w:start w:val="1"/>
      <w:numFmt w:val="decimal"/>
      <w:lvlText w:val="%1."/>
      <w:lvlJc w:val="left"/>
      <w:pPr>
        <w:tabs>
          <w:tab w:val="left" w:pos="845"/>
        </w:tabs>
        <w:ind w:left="845" w:hanging="425"/>
      </w:pPr>
      <w:rPr>
        <w:rFonts w:hint="default"/>
      </w:rPr>
    </w:lvl>
  </w:abstractNum>
  <w:abstractNum w:abstractNumId="1" w15:restartNumberingAfterBreak="0">
    <w:nsid w:val="0D360C6B"/>
    <w:multiLevelType w:val="multilevel"/>
    <w:tmpl w:val="1CC0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B26F1"/>
    <w:multiLevelType w:val="hybridMultilevel"/>
    <w:tmpl w:val="4958109E"/>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1E1705D0"/>
    <w:multiLevelType w:val="multilevel"/>
    <w:tmpl w:val="559E0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E07F26"/>
    <w:multiLevelType w:val="multilevel"/>
    <w:tmpl w:val="35E07F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71C271EC"/>
    <w:multiLevelType w:val="multilevel"/>
    <w:tmpl w:val="537AC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921545">
    <w:abstractNumId w:val="0"/>
  </w:num>
  <w:num w:numId="2" w16cid:durableId="2021621400">
    <w:abstractNumId w:val="4"/>
  </w:num>
  <w:num w:numId="3" w16cid:durableId="2062511284">
    <w:abstractNumId w:val="2"/>
  </w:num>
  <w:num w:numId="4" w16cid:durableId="170414070">
    <w:abstractNumId w:val="1"/>
  </w:num>
  <w:num w:numId="5" w16cid:durableId="715352827">
    <w:abstractNumId w:val="5"/>
  </w:num>
  <w:num w:numId="6" w16cid:durableId="13735759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483"/>
    <w:rsid w:val="0000266D"/>
    <w:rsid w:val="00003DF6"/>
    <w:rsid w:val="00034DEB"/>
    <w:rsid w:val="0003738E"/>
    <w:rsid w:val="00043F26"/>
    <w:rsid w:val="0004484A"/>
    <w:rsid w:val="000451DF"/>
    <w:rsid w:val="000654E5"/>
    <w:rsid w:val="00065C3A"/>
    <w:rsid w:val="000715FA"/>
    <w:rsid w:val="00094483"/>
    <w:rsid w:val="000A4438"/>
    <w:rsid w:val="000E6F57"/>
    <w:rsid w:val="000F4102"/>
    <w:rsid w:val="000F43AB"/>
    <w:rsid w:val="00121E21"/>
    <w:rsid w:val="00153936"/>
    <w:rsid w:val="001637A4"/>
    <w:rsid w:val="00164382"/>
    <w:rsid w:val="00165663"/>
    <w:rsid w:val="00166718"/>
    <w:rsid w:val="001755F6"/>
    <w:rsid w:val="00191FAE"/>
    <w:rsid w:val="00193730"/>
    <w:rsid w:val="0019659E"/>
    <w:rsid w:val="001B3EDB"/>
    <w:rsid w:val="001F5D5D"/>
    <w:rsid w:val="001F669E"/>
    <w:rsid w:val="00204DE1"/>
    <w:rsid w:val="0020697A"/>
    <w:rsid w:val="002204CD"/>
    <w:rsid w:val="00227703"/>
    <w:rsid w:val="00231FF2"/>
    <w:rsid w:val="00233D79"/>
    <w:rsid w:val="00235569"/>
    <w:rsid w:val="00257ACB"/>
    <w:rsid w:val="00285B84"/>
    <w:rsid w:val="00286D38"/>
    <w:rsid w:val="002A7E86"/>
    <w:rsid w:val="002B71E5"/>
    <w:rsid w:val="002E2B4E"/>
    <w:rsid w:val="003435D5"/>
    <w:rsid w:val="00354190"/>
    <w:rsid w:val="00354C19"/>
    <w:rsid w:val="003551F3"/>
    <w:rsid w:val="0036085E"/>
    <w:rsid w:val="00364019"/>
    <w:rsid w:val="00364634"/>
    <w:rsid w:val="00370016"/>
    <w:rsid w:val="0039142D"/>
    <w:rsid w:val="00392FEA"/>
    <w:rsid w:val="003A2BB0"/>
    <w:rsid w:val="003D1856"/>
    <w:rsid w:val="003F68EB"/>
    <w:rsid w:val="00452203"/>
    <w:rsid w:val="00461D24"/>
    <w:rsid w:val="00465FE1"/>
    <w:rsid w:val="004702A7"/>
    <w:rsid w:val="00475682"/>
    <w:rsid w:val="004B2B7E"/>
    <w:rsid w:val="00511FFF"/>
    <w:rsid w:val="00556A13"/>
    <w:rsid w:val="00566CD6"/>
    <w:rsid w:val="00576F4A"/>
    <w:rsid w:val="00580212"/>
    <w:rsid w:val="00590F96"/>
    <w:rsid w:val="0059781B"/>
    <w:rsid w:val="005B6232"/>
    <w:rsid w:val="005B69C3"/>
    <w:rsid w:val="005B76A7"/>
    <w:rsid w:val="005C6688"/>
    <w:rsid w:val="005D3B9B"/>
    <w:rsid w:val="005D7A48"/>
    <w:rsid w:val="005E0870"/>
    <w:rsid w:val="005F0D2A"/>
    <w:rsid w:val="005F5E31"/>
    <w:rsid w:val="00627A68"/>
    <w:rsid w:val="00655175"/>
    <w:rsid w:val="006659AC"/>
    <w:rsid w:val="006773FB"/>
    <w:rsid w:val="00693157"/>
    <w:rsid w:val="006A4101"/>
    <w:rsid w:val="006B2967"/>
    <w:rsid w:val="006B7976"/>
    <w:rsid w:val="006C014C"/>
    <w:rsid w:val="006C6F62"/>
    <w:rsid w:val="006C7CEC"/>
    <w:rsid w:val="006D1993"/>
    <w:rsid w:val="006F3406"/>
    <w:rsid w:val="00721D10"/>
    <w:rsid w:val="007241C4"/>
    <w:rsid w:val="00736572"/>
    <w:rsid w:val="007557AA"/>
    <w:rsid w:val="00766D89"/>
    <w:rsid w:val="00772956"/>
    <w:rsid w:val="00791BAD"/>
    <w:rsid w:val="007D3A7A"/>
    <w:rsid w:val="007D5394"/>
    <w:rsid w:val="007D5CDB"/>
    <w:rsid w:val="007E39B1"/>
    <w:rsid w:val="007E7CC0"/>
    <w:rsid w:val="00800346"/>
    <w:rsid w:val="008303A0"/>
    <w:rsid w:val="00860FBA"/>
    <w:rsid w:val="00893BA3"/>
    <w:rsid w:val="00896A9A"/>
    <w:rsid w:val="008B52CE"/>
    <w:rsid w:val="008B624D"/>
    <w:rsid w:val="008F4F47"/>
    <w:rsid w:val="00926410"/>
    <w:rsid w:val="00940581"/>
    <w:rsid w:val="00940C6B"/>
    <w:rsid w:val="00945A97"/>
    <w:rsid w:val="0095147D"/>
    <w:rsid w:val="009570FB"/>
    <w:rsid w:val="0099367D"/>
    <w:rsid w:val="00994AB6"/>
    <w:rsid w:val="0099562A"/>
    <w:rsid w:val="009A7606"/>
    <w:rsid w:val="009A7FD3"/>
    <w:rsid w:val="009B2172"/>
    <w:rsid w:val="009E003C"/>
    <w:rsid w:val="009F12C2"/>
    <w:rsid w:val="009F172D"/>
    <w:rsid w:val="00A25CC2"/>
    <w:rsid w:val="00A32A02"/>
    <w:rsid w:val="00A54016"/>
    <w:rsid w:val="00AC0C73"/>
    <w:rsid w:val="00AD25F6"/>
    <w:rsid w:val="00AE31CB"/>
    <w:rsid w:val="00B117A3"/>
    <w:rsid w:val="00B2330C"/>
    <w:rsid w:val="00B2742E"/>
    <w:rsid w:val="00B52031"/>
    <w:rsid w:val="00B848A7"/>
    <w:rsid w:val="00BB43F5"/>
    <w:rsid w:val="00BB5EB3"/>
    <w:rsid w:val="00BD55B1"/>
    <w:rsid w:val="00BE3A9D"/>
    <w:rsid w:val="00C0604D"/>
    <w:rsid w:val="00C06B83"/>
    <w:rsid w:val="00C23807"/>
    <w:rsid w:val="00C31890"/>
    <w:rsid w:val="00C3444F"/>
    <w:rsid w:val="00C43180"/>
    <w:rsid w:val="00C65FE8"/>
    <w:rsid w:val="00CF0EBE"/>
    <w:rsid w:val="00D07971"/>
    <w:rsid w:val="00D42FC3"/>
    <w:rsid w:val="00D44825"/>
    <w:rsid w:val="00D73966"/>
    <w:rsid w:val="00D814AD"/>
    <w:rsid w:val="00D822A5"/>
    <w:rsid w:val="00DA53FA"/>
    <w:rsid w:val="00DC1152"/>
    <w:rsid w:val="00DC1246"/>
    <w:rsid w:val="00DF44F3"/>
    <w:rsid w:val="00E17630"/>
    <w:rsid w:val="00E24983"/>
    <w:rsid w:val="00E7325B"/>
    <w:rsid w:val="00E8527F"/>
    <w:rsid w:val="00E91CB9"/>
    <w:rsid w:val="00EC7D3C"/>
    <w:rsid w:val="00ED515B"/>
    <w:rsid w:val="00EF4242"/>
    <w:rsid w:val="00F014D8"/>
    <w:rsid w:val="00F26892"/>
    <w:rsid w:val="00F45111"/>
    <w:rsid w:val="00F53A27"/>
    <w:rsid w:val="00F80D3E"/>
    <w:rsid w:val="00F953A9"/>
    <w:rsid w:val="00FA048D"/>
    <w:rsid w:val="00FB2A9A"/>
    <w:rsid w:val="00FB68F9"/>
    <w:rsid w:val="00FE4D7D"/>
    <w:rsid w:val="00FE5B08"/>
    <w:rsid w:val="00FF788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FDA93"/>
  <w15:docId w15:val="{82432943-D3C1-4572-954A-7E13B5B45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heme="minorHAnsi" w:eastAsiaTheme="minorHAnsi" w:hAnsiTheme="minorHAnsi" w:cstheme="minorBidi"/>
      <w:kern w:val="2"/>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rPr>
      <w:rFonts w:ascii="Times New Roman" w:hAnsi="Times New Roman" w:cs="Times New Roman"/>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563C1" w:themeColor="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customStyle="1" w:styleId="Quote1">
    <w:name w:val="Quote1"/>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1"/>
    <w:uiPriority w:val="29"/>
    <w:qFormat/>
    <w:rPr>
      <w:i/>
      <w:iCs/>
      <w:color w:val="404040" w:themeColor="text1" w:themeTint="BF"/>
    </w:rPr>
  </w:style>
  <w:style w:type="paragraph" w:customStyle="1" w:styleId="ListParagraph1">
    <w:name w:val="List Paragraph1"/>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customStyle="1" w:styleId="IntenseQuote1">
    <w:name w:val="Intense Quote1"/>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1"/>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CommentReference">
    <w:name w:val="annotation reference"/>
    <w:basedOn w:val="DefaultParagraphFont"/>
    <w:uiPriority w:val="99"/>
    <w:semiHidden/>
    <w:unhideWhenUsed/>
    <w:rsid w:val="00F953A9"/>
    <w:rPr>
      <w:sz w:val="16"/>
      <w:szCs w:val="16"/>
    </w:rPr>
  </w:style>
  <w:style w:type="paragraph" w:styleId="CommentText">
    <w:name w:val="annotation text"/>
    <w:basedOn w:val="Normal"/>
    <w:link w:val="CommentTextChar"/>
    <w:uiPriority w:val="99"/>
    <w:unhideWhenUsed/>
    <w:rsid w:val="00F953A9"/>
    <w:pPr>
      <w:spacing w:line="240" w:lineRule="auto"/>
    </w:pPr>
    <w:rPr>
      <w:sz w:val="20"/>
      <w:szCs w:val="20"/>
    </w:rPr>
  </w:style>
  <w:style w:type="character" w:customStyle="1" w:styleId="CommentTextChar">
    <w:name w:val="Comment Text Char"/>
    <w:basedOn w:val="DefaultParagraphFont"/>
    <w:link w:val="CommentText"/>
    <w:uiPriority w:val="99"/>
    <w:rsid w:val="00F953A9"/>
    <w:rPr>
      <w:rFonts w:asciiTheme="minorHAnsi" w:eastAsiaTheme="minorHAnsi" w:hAnsiTheme="minorHAnsi" w:cstheme="minorBidi"/>
      <w:kern w:val="2"/>
      <w:lang w:eastAsia="en-US"/>
    </w:rPr>
  </w:style>
  <w:style w:type="paragraph" w:styleId="CommentSubject">
    <w:name w:val="annotation subject"/>
    <w:basedOn w:val="CommentText"/>
    <w:next w:val="CommentText"/>
    <w:link w:val="CommentSubjectChar"/>
    <w:uiPriority w:val="99"/>
    <w:semiHidden/>
    <w:unhideWhenUsed/>
    <w:rsid w:val="00F953A9"/>
    <w:rPr>
      <w:b/>
      <w:bCs/>
    </w:rPr>
  </w:style>
  <w:style w:type="character" w:customStyle="1" w:styleId="CommentSubjectChar">
    <w:name w:val="Comment Subject Char"/>
    <w:basedOn w:val="CommentTextChar"/>
    <w:link w:val="CommentSubject"/>
    <w:uiPriority w:val="99"/>
    <w:semiHidden/>
    <w:rsid w:val="00F953A9"/>
    <w:rPr>
      <w:rFonts w:asciiTheme="minorHAnsi" w:eastAsiaTheme="minorHAnsi" w:hAnsiTheme="minorHAnsi" w:cstheme="minorBidi"/>
      <w:b/>
      <w:bCs/>
      <w:kern w:val="2"/>
      <w:lang w:eastAsia="en-US"/>
    </w:rPr>
  </w:style>
  <w:style w:type="table" w:styleId="TableGrid">
    <w:name w:val="Table Grid"/>
    <w:basedOn w:val="TableNormal"/>
    <w:uiPriority w:val="39"/>
    <w:rsid w:val="005C6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8.png"/><Relationship Id="rId39" Type="http://schemas.openxmlformats.org/officeDocument/2006/relationships/hyperlink" Target="https://doi.org/10.22190/FUTLTeD2302165J" TargetMode="External"/><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hyperlink" Target="https://doi.org/10.3389/feduc.2025.1673932" TargetMode="External"/><Relationship Id="rId47" Type="http://schemas.openxmlformats.org/officeDocument/2006/relationships/hyperlink" Target="https://doi.org/10.47776/nuai.v1i2.1663" TargetMode="External"/><Relationship Id="rId50" Type="http://schemas.openxmlformats.org/officeDocument/2006/relationships/hyperlink" Target="https://www.sajst.org/online/index.php/sajst/article/view/157" TargetMode="External"/><Relationship Id="rId55" Type="http://schemas.openxmlformats.org/officeDocument/2006/relationships/hyperlink" Target="https://doi.org/10.69569/jip.2024.0036" TargetMode="External"/><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6.xml"/><Relationship Id="rId29" Type="http://schemas.openxmlformats.org/officeDocument/2006/relationships/image" Target="media/image11.png"/><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hyperlink" Target="https://doi.org/10.1007/s10639-021-10650-3" TargetMode="External"/><Relationship Id="rId40" Type="http://schemas.openxmlformats.org/officeDocument/2006/relationships/hyperlink" Target="https://doi.org/10.20853/37-1-5675" TargetMode="External"/><Relationship Id="rId45" Type="http://schemas.openxmlformats.org/officeDocument/2006/relationships/hyperlink" Target="https://doi.org/10.3390/ijerph182312691" TargetMode="External"/><Relationship Id="rId53" Type="http://schemas.openxmlformats.org/officeDocument/2006/relationships/hyperlink" Target="https://doi.org/10.9734/ajess/2024/v50/111641" TargetMode="External"/><Relationship Id="rId58" Type="http://schemas.openxmlformats.org/officeDocument/2006/relationships/hyperlink" Target="https://doi.org/10.2139/ssrn.4735068" TargetMode="External"/><Relationship Id="rId5" Type="http://schemas.openxmlformats.org/officeDocument/2006/relationships/settings" Target="settings.xml"/><Relationship Id="rId61" Type="http://schemas.openxmlformats.org/officeDocument/2006/relationships/header" Target="header10.xml"/><Relationship Id="rId19" Type="http://schemas.openxmlformats.org/officeDocument/2006/relationships/header" Target="header8.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akarisoftware.com/curriculum-management-software-guide/" TargetMode="External"/><Relationship Id="rId43" Type="http://schemas.openxmlformats.org/officeDocument/2006/relationships/hyperlink" Target="https://www.qaa.ac.uk/membership/benefits-of-qaa-membership/collaborative-enhancement-projects" TargetMode="External"/><Relationship Id="rId48" Type="http://schemas.openxmlformats.org/officeDocument/2006/relationships/hyperlink" Target="https://www.watermarkinsights.com/solutions/planning-self-study/" TargetMode="External"/><Relationship Id="rId56" Type="http://schemas.openxmlformats.org/officeDocument/2006/relationships/hyperlink" Target="https://pidswebs.pids.gov.ph/CDN/document/pidsdps2441.pdf" TargetMode="External"/><Relationship Id="rId8" Type="http://schemas.openxmlformats.org/officeDocument/2006/relationships/endnotes" Target="endnotes.xml"/><Relationship Id="rId51" Type="http://schemas.openxmlformats.org/officeDocument/2006/relationships/hyperlink" Target="http://www.pnuresearchportal.org/wp-content/uploads/2015/08/Handbook-on-Typology-Outcomes.pdf" TargetMode="Externa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hyperlink" Target="https://doi.org/10.33395/sinkron.v8i3.12799" TargetMode="External"/><Relationship Id="rId46" Type="http://schemas.openxmlformats.org/officeDocument/2006/relationships/hyperlink" Target="https://doi.org/10.11591/ijere.v9i1.20418" TargetMode="External"/><Relationship Id="rId59" Type="http://schemas.openxmlformats.org/officeDocument/2006/relationships/hyperlink" Target="https://www.scribd.com/document/841955371/Final-OBE-PEO-Map-PO-Map-Curriculum-Map-Course-Outcome-Map-GenEd" TargetMode="External"/><Relationship Id="rId20" Type="http://schemas.openxmlformats.org/officeDocument/2006/relationships/header" Target="header9.xml"/><Relationship Id="rId41" Type="http://schemas.openxmlformats.org/officeDocument/2006/relationships/hyperlink" Target="https://doi.org/10.23887/jere.v8i1.12345" TargetMode="External"/><Relationship Id="rId54" Type="http://schemas.openxmlformats.org/officeDocument/2006/relationships/hyperlink" Target="https://doi.org/10.37394/232015.2021.17.11"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s://doi.org/10.1109/ICAI63830.2025.00045" TargetMode="External"/><Relationship Id="rId49" Type="http://schemas.openxmlformats.org/officeDocument/2006/relationships/hyperlink" Target="https://doi.org/10.46827/ejmms.v8i2.1441" TargetMode="External"/><Relationship Id="rId57" Type="http://schemas.openxmlformats.org/officeDocument/2006/relationships/hyperlink" Target="https://doi.org/10.69569/jip.2025.0042" TargetMode="External"/><Relationship Id="rId10" Type="http://schemas.openxmlformats.org/officeDocument/2006/relationships/footer" Target="footer1.xml"/><Relationship Id="rId31" Type="http://schemas.openxmlformats.org/officeDocument/2006/relationships/image" Target="media/image13.png"/><Relationship Id="rId44" Type="http://schemas.openxmlformats.org/officeDocument/2006/relationships/hyperlink" Target="https://doi.org/10.56134/cje.v4i2.157" TargetMode="External"/><Relationship Id="rId52" Type="http://schemas.openxmlformats.org/officeDocument/2006/relationships/hyperlink" Target="https://www.gsu.edu.ph/quality-assurance/" TargetMode="External"/><Relationship Id="rId60" Type="http://schemas.openxmlformats.org/officeDocument/2006/relationships/hyperlink" Target="https://documents1.worldbank.org/curated/en/099925001062333685/pdf/P17757402843a10c90b3e30308406a38304.pdf" TargetMode="External"/><Relationship Id="rId4" Type="http://schemas.openxmlformats.org/officeDocument/2006/relationships/styles" Target="styles.xml"/><Relationship Id="rId9" Type="http://schemas.openxmlformats.org/officeDocument/2006/relationships/header" Target="header1.xml"/><Relationship Id="rId9001" Type="http://schemas.openxmlformats.org/officeDocument/2006/relationships/image" Target="media/image17.png"/><Relationship Id="rId9002" Type="http://schemas.openxmlformats.org/officeDocument/2006/relationships/image" Target="media/image18.png"/><Relationship Id="rId9003" Type="http://schemas.openxmlformats.org/officeDocument/2006/relationships/image" Target="media/image19.png"/><Relationship Id="rId9004" Type="http://schemas.openxmlformats.org/officeDocument/2006/relationships/comments" Target="comments.xml"/><Relationship Id="rId9005" Type="http://schemas.microsoft.com/office/2011/relationships/commentsExtended" Target="commentsExtended.xml"/><Relationship Id="rId9006" Type="http://schemas.microsoft.com/office/2016/09/relationships/commentsIds" Target="commentsIds.xml"/><Relationship Id="rId9007"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C2CED6-9A61-4FA3-BB1B-E128CC053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1401</TotalTime>
  <Pages>74</Pages>
  <Words>10842</Words>
  <Characters>61806</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nayacamillebaliaga@outlook.com</dc:creator>
  <cp:lastModifiedBy>lonnnmirabueno@outlook.com</cp:lastModifiedBy>
  <cp:revision>48</cp:revision>
  <cp:lastPrinted>2026-03-23T12:07:00Z</cp:lastPrinted>
  <dcterms:created xsi:type="dcterms:W3CDTF">2026-03-29T10:34:00Z</dcterms:created>
  <dcterms:modified xsi:type="dcterms:W3CDTF">2026-10-07T12:13:00Z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cd14820f-33a9-433d-ad1c-54a511a7673f</vt:lpwstr>
  </property>
  <property fmtid="{D5CDD505-2E9C-101B-9397-08002B2CF9AE}" pid="3" name="ICV">
    <vt:lpwstr>67ECA0E0B5DADBFEA07EC269E09887C5_33</vt:lpwstr>
  </property>
  <property fmtid="{D5CDD505-2E9C-101B-9397-08002B2CF9AE}" pid="4" name="KSOProductBuildVer">
    <vt:lpwstr>3081-11.37.30</vt:lpwstr>
  </property>
</Properties>
</file>